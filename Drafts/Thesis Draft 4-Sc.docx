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72B9AB" w14:textId="77777777" w:rsidR="009D2C96" w:rsidRDefault="007C3320" w:rsidP="009D2C96">
      <w:pPr>
        <w:pStyle w:val="Title"/>
        <w:spacing w:line="360" w:lineRule="auto"/>
        <w:jc w:val="center"/>
      </w:pPr>
      <w:r>
        <w:rPr>
          <w:sz w:val="24"/>
          <w:szCs w:val="24"/>
          <w:u w:val="single"/>
        </w:rPr>
        <w:softHyphen/>
      </w:r>
      <w:r>
        <w:rPr>
          <w:sz w:val="24"/>
          <w:szCs w:val="24"/>
          <w:u w:val="single"/>
        </w:rPr>
        <w:softHyphen/>
      </w:r>
    </w:p>
    <w:p w14:paraId="0D499CFB" w14:textId="77777777" w:rsidR="009D2C96" w:rsidRPr="00AE76A6" w:rsidRDefault="009D2C96" w:rsidP="009D2C96">
      <w:pPr>
        <w:pStyle w:val="Title"/>
        <w:spacing w:line="360" w:lineRule="auto"/>
        <w:jc w:val="center"/>
        <w:rPr>
          <w:rFonts w:ascii="Arial" w:hAnsi="Arial" w:cs="Arial"/>
          <w:sz w:val="32"/>
          <w:szCs w:val="32"/>
        </w:rPr>
      </w:pPr>
      <w:r w:rsidRPr="00AE76A6">
        <w:rPr>
          <w:rFonts w:ascii="Arial" w:hAnsi="Arial" w:cs="Arial"/>
        </w:rPr>
        <w:t xml:space="preserve"> </w:t>
      </w:r>
    </w:p>
    <w:p w14:paraId="5C180413" w14:textId="77777777" w:rsidR="009D2C96" w:rsidRPr="00AE76A6" w:rsidRDefault="009D2C96" w:rsidP="009D2C96">
      <w:pPr>
        <w:pStyle w:val="Title"/>
        <w:spacing w:line="360" w:lineRule="auto"/>
        <w:jc w:val="center"/>
        <w:rPr>
          <w:rFonts w:ascii="Arial" w:hAnsi="Arial" w:cs="Arial"/>
          <w:sz w:val="32"/>
          <w:szCs w:val="32"/>
        </w:rPr>
      </w:pPr>
    </w:p>
    <w:p w14:paraId="20614444" w14:textId="77777777" w:rsidR="009D2C96" w:rsidRPr="003B5BE3" w:rsidRDefault="009D2C96" w:rsidP="009D2C96">
      <w:pPr>
        <w:pStyle w:val="Title"/>
        <w:spacing w:line="360" w:lineRule="auto"/>
        <w:jc w:val="center"/>
        <w:rPr>
          <w:rFonts w:ascii="Arial" w:hAnsi="Arial" w:cs="Arial"/>
          <w:sz w:val="52"/>
          <w:szCs w:val="52"/>
        </w:rPr>
      </w:pPr>
    </w:p>
    <w:p w14:paraId="4E84A5BE" w14:textId="77777777" w:rsidR="009D2C96" w:rsidRPr="003B5BE3" w:rsidRDefault="009D2C96" w:rsidP="003B5BE3">
      <w:pPr>
        <w:pStyle w:val="Title"/>
        <w:spacing w:line="360" w:lineRule="auto"/>
        <w:jc w:val="center"/>
        <w:rPr>
          <w:rFonts w:ascii="Times New Roman" w:hAnsi="Times New Roman" w:cs="Times New Roman"/>
          <w:sz w:val="52"/>
          <w:szCs w:val="52"/>
        </w:rPr>
      </w:pPr>
      <w:r w:rsidRPr="003B5BE3">
        <w:rPr>
          <w:rFonts w:ascii="Times New Roman" w:hAnsi="Times New Roman" w:cs="Times New Roman"/>
          <w:sz w:val="52"/>
          <w:szCs w:val="52"/>
        </w:rPr>
        <w:t>Title of your bachelor’s thesis</w:t>
      </w:r>
    </w:p>
    <w:p w14:paraId="51D736F9" w14:textId="072C604A" w:rsidR="009D2C96" w:rsidRPr="00AA0983" w:rsidRDefault="00AA0983" w:rsidP="003B5BE3">
      <w:pPr>
        <w:pStyle w:val="Title"/>
        <w:spacing w:line="360" w:lineRule="auto"/>
        <w:jc w:val="center"/>
        <w:rPr>
          <w:rFonts w:ascii="Times New Roman" w:hAnsi="Times New Roman" w:cs="Times New Roman"/>
          <w:sz w:val="36"/>
          <w:szCs w:val="36"/>
        </w:rPr>
      </w:pPr>
      <w:r w:rsidRPr="00AA0983">
        <w:rPr>
          <w:rFonts w:ascii="Times New Roman" w:hAnsi="Times New Roman" w:cs="Times New Roman"/>
          <w:sz w:val="36"/>
          <w:szCs w:val="36"/>
        </w:rPr>
        <w:t>Investigating the small to target the big</w:t>
      </w:r>
    </w:p>
    <w:p w14:paraId="4864DD33" w14:textId="77777777" w:rsidR="009D2C96" w:rsidRPr="00AE76A6" w:rsidRDefault="009D2C96" w:rsidP="009D2C96">
      <w:pPr>
        <w:spacing w:line="360" w:lineRule="auto"/>
        <w:rPr>
          <w:rFonts w:ascii="Arial" w:hAnsi="Arial" w:cs="Arial"/>
        </w:rPr>
      </w:pPr>
    </w:p>
    <w:p w14:paraId="6086D933" w14:textId="77777777" w:rsidR="009D2C96" w:rsidRPr="00AE76A6" w:rsidRDefault="009D2C96" w:rsidP="009D2C96">
      <w:pPr>
        <w:spacing w:line="360" w:lineRule="auto"/>
        <w:rPr>
          <w:rFonts w:ascii="Arial" w:hAnsi="Arial" w:cs="Arial"/>
        </w:rPr>
      </w:pPr>
    </w:p>
    <w:p w14:paraId="3047540B" w14:textId="77777777" w:rsidR="009D2C96" w:rsidRPr="00AE76A6" w:rsidRDefault="009D2C96" w:rsidP="009D2C96">
      <w:pPr>
        <w:spacing w:line="360" w:lineRule="auto"/>
        <w:rPr>
          <w:rFonts w:ascii="Arial" w:hAnsi="Arial" w:cs="Arial"/>
        </w:rPr>
      </w:pPr>
    </w:p>
    <w:p w14:paraId="3B6FEDA8" w14:textId="77777777" w:rsidR="009D2C96" w:rsidRPr="00AE76A6" w:rsidRDefault="009D2C96" w:rsidP="009D2C96">
      <w:pPr>
        <w:spacing w:line="360" w:lineRule="auto"/>
        <w:rPr>
          <w:rFonts w:ascii="Arial" w:hAnsi="Arial" w:cs="Arial"/>
        </w:rPr>
      </w:pPr>
    </w:p>
    <w:p w14:paraId="4FFD20B2" w14:textId="77777777" w:rsidR="009D2C96" w:rsidRPr="00AE76A6" w:rsidRDefault="009D2C96" w:rsidP="009D2C96">
      <w:pPr>
        <w:spacing w:line="360" w:lineRule="auto"/>
        <w:rPr>
          <w:rFonts w:ascii="Arial" w:hAnsi="Arial" w:cs="Arial"/>
        </w:rPr>
      </w:pPr>
    </w:p>
    <w:p w14:paraId="15516C1D" w14:textId="53943B81" w:rsidR="003B5BE3" w:rsidRDefault="003B5BE3" w:rsidP="009D2C96">
      <w:pPr>
        <w:spacing w:line="360" w:lineRule="auto"/>
        <w:rPr>
          <w:rFonts w:ascii="Arial" w:hAnsi="Arial" w:cs="Arial"/>
        </w:rPr>
      </w:pPr>
    </w:p>
    <w:p w14:paraId="78BB93CF" w14:textId="77777777" w:rsidR="003B5BE3" w:rsidRPr="00AE76A6" w:rsidRDefault="003B5BE3" w:rsidP="009D2C96">
      <w:pPr>
        <w:spacing w:line="360" w:lineRule="auto"/>
        <w:rPr>
          <w:rFonts w:ascii="Arial" w:hAnsi="Arial" w:cs="Arial"/>
        </w:rPr>
      </w:pPr>
    </w:p>
    <w:p w14:paraId="07062A05" w14:textId="3EC5E5B0" w:rsidR="009D2C96" w:rsidRPr="003B5BE3" w:rsidRDefault="009D2C96" w:rsidP="003B5BE3">
      <w:pPr>
        <w:spacing w:line="360" w:lineRule="auto"/>
        <w:rPr>
          <w:rFonts w:ascii="Times New Roman" w:hAnsi="Times New Roman" w:cs="Times New Roman"/>
          <w:sz w:val="24"/>
          <w:szCs w:val="24"/>
        </w:rPr>
      </w:pPr>
      <w:r w:rsidRPr="003B5BE3">
        <w:rPr>
          <w:rFonts w:ascii="Times New Roman" w:hAnsi="Times New Roman" w:cs="Times New Roman"/>
          <w:sz w:val="24"/>
          <w:szCs w:val="24"/>
        </w:rPr>
        <w:t>Oliveira, S. de</w:t>
      </w:r>
    </w:p>
    <w:p w14:paraId="1286BFEF" w14:textId="07C6A86C" w:rsidR="009D2C96" w:rsidRPr="003B5BE3" w:rsidRDefault="009D2C96" w:rsidP="003B5BE3">
      <w:pPr>
        <w:spacing w:line="360" w:lineRule="auto"/>
        <w:rPr>
          <w:rFonts w:ascii="Times New Roman" w:hAnsi="Times New Roman" w:cs="Times New Roman"/>
          <w:sz w:val="24"/>
          <w:szCs w:val="24"/>
        </w:rPr>
      </w:pPr>
      <w:r w:rsidRPr="003B5BE3">
        <w:rPr>
          <w:rFonts w:ascii="Times New Roman" w:hAnsi="Times New Roman" w:cs="Times New Roman"/>
          <w:sz w:val="24"/>
          <w:szCs w:val="24"/>
        </w:rPr>
        <w:t>ID: i</w:t>
      </w:r>
      <w:r w:rsidR="003A7592" w:rsidRPr="003B5BE3">
        <w:rPr>
          <w:rFonts w:ascii="Times New Roman" w:hAnsi="Times New Roman" w:cs="Times New Roman"/>
          <w:sz w:val="24"/>
          <w:szCs w:val="24"/>
        </w:rPr>
        <w:t>6255125</w:t>
      </w:r>
    </w:p>
    <w:p w14:paraId="567DFD8D" w14:textId="77777777" w:rsidR="009D2C96" w:rsidRPr="003B5BE3" w:rsidRDefault="009D2C96" w:rsidP="003B5BE3">
      <w:pPr>
        <w:spacing w:line="360" w:lineRule="auto"/>
        <w:rPr>
          <w:rFonts w:ascii="Times New Roman" w:hAnsi="Times New Roman" w:cs="Times New Roman"/>
          <w:sz w:val="24"/>
          <w:szCs w:val="24"/>
        </w:rPr>
      </w:pPr>
      <w:r w:rsidRPr="003B5BE3">
        <w:rPr>
          <w:rFonts w:ascii="Times New Roman" w:eastAsiaTheme="minorEastAsia" w:hAnsi="Times New Roman" w:cs="Times New Roman"/>
          <w:sz w:val="24"/>
          <w:szCs w:val="24"/>
          <w:lang w:val="de-DE" w:eastAsia="de-DE"/>
        </w:rPr>
        <w:t>Bachelor Biomedical Sciences</w:t>
      </w:r>
    </w:p>
    <w:p w14:paraId="3A75003C" w14:textId="77777777" w:rsidR="009D2C96" w:rsidRPr="003B5BE3" w:rsidRDefault="009D2C96" w:rsidP="003B5BE3">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Faculty of Health, Medicine and Life Sciences (FHML)</w:t>
      </w:r>
    </w:p>
    <w:p w14:paraId="3596DADC" w14:textId="77777777" w:rsidR="009D2C96" w:rsidRPr="003B5BE3" w:rsidRDefault="009D2C96" w:rsidP="003B5BE3">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Maastricht University</w:t>
      </w:r>
    </w:p>
    <w:p w14:paraId="7756F453" w14:textId="77777777" w:rsidR="009D2C96" w:rsidRPr="003B5BE3" w:rsidRDefault="009D2C96" w:rsidP="003B5BE3">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Bachelor’s thesis</w:t>
      </w:r>
    </w:p>
    <w:p w14:paraId="5DE7FC27" w14:textId="13230A22" w:rsidR="009D2C96" w:rsidRPr="003B5BE3" w:rsidRDefault="009D2C96" w:rsidP="003B5BE3">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Supervisor:</w:t>
      </w:r>
      <w:r w:rsidRPr="003B5BE3">
        <w:rPr>
          <w:rFonts w:ascii="Times New Roman" w:hAnsi="Times New Roman" w:cs="Times New Roman"/>
          <w:sz w:val="24"/>
          <w:szCs w:val="24"/>
          <w:lang w:val="en-US"/>
        </w:rPr>
        <w:tab/>
      </w:r>
      <w:commentRangeStart w:id="0"/>
      <w:commentRangeStart w:id="1"/>
      <w:r w:rsidRPr="003B5BE3">
        <w:rPr>
          <w:rFonts w:ascii="Times New Roman" w:hAnsi="Times New Roman" w:cs="Times New Roman"/>
          <w:sz w:val="24"/>
          <w:szCs w:val="24"/>
          <w:lang w:val="en-US"/>
        </w:rPr>
        <w:t xml:space="preserve">Dr. </w:t>
      </w:r>
      <w:r w:rsidR="003A7592" w:rsidRPr="003B5BE3">
        <w:rPr>
          <w:rFonts w:ascii="Times New Roman" w:hAnsi="Times New Roman" w:cs="Times New Roman"/>
          <w:sz w:val="24"/>
          <w:szCs w:val="24"/>
          <w:lang w:val="en-US"/>
        </w:rPr>
        <w:t xml:space="preserve">Susan </w:t>
      </w:r>
      <w:ins w:id="2" w:author="Susan Steinbusch-Coort" w:date="2020-06-29T14:03:00Z">
        <w:r w:rsidR="00774097">
          <w:rPr>
            <w:rFonts w:ascii="Times New Roman" w:hAnsi="Times New Roman" w:cs="Times New Roman"/>
            <w:sz w:val="24"/>
            <w:szCs w:val="24"/>
            <w:lang w:val="en-US"/>
          </w:rPr>
          <w:t>Steinbusch-</w:t>
        </w:r>
      </w:ins>
      <w:r w:rsidR="003A7592" w:rsidRPr="003B5BE3">
        <w:rPr>
          <w:rFonts w:ascii="Times New Roman" w:hAnsi="Times New Roman" w:cs="Times New Roman"/>
          <w:sz w:val="24"/>
          <w:szCs w:val="24"/>
          <w:lang w:val="en-US"/>
        </w:rPr>
        <w:t>Coort</w:t>
      </w:r>
    </w:p>
    <w:p w14:paraId="7347F0B3" w14:textId="19BB973C" w:rsidR="003A7592" w:rsidRPr="003B5BE3" w:rsidRDefault="003A7592" w:rsidP="003B5BE3">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ab/>
        <w:t>Dr. Martina Summer</w:t>
      </w:r>
      <w:r w:rsidR="00D857AF">
        <w:rPr>
          <w:rFonts w:ascii="Times New Roman" w:hAnsi="Times New Roman" w:cs="Times New Roman"/>
          <w:sz w:val="24"/>
          <w:szCs w:val="24"/>
          <w:lang w:val="en-US"/>
        </w:rPr>
        <w:t>-</w:t>
      </w:r>
      <w:proofErr w:type="spellStart"/>
      <w:r w:rsidRPr="003B5BE3">
        <w:rPr>
          <w:rFonts w:ascii="Times New Roman" w:hAnsi="Times New Roman" w:cs="Times New Roman"/>
          <w:sz w:val="24"/>
          <w:szCs w:val="24"/>
          <w:lang w:val="en-US"/>
        </w:rPr>
        <w:t>Kutmon</w:t>
      </w:r>
      <w:proofErr w:type="spellEnd"/>
      <w:r w:rsidRPr="003B5BE3">
        <w:rPr>
          <w:rFonts w:ascii="Times New Roman" w:hAnsi="Times New Roman" w:cs="Times New Roman"/>
          <w:sz w:val="24"/>
          <w:szCs w:val="24"/>
          <w:lang w:val="en-US"/>
        </w:rPr>
        <w:t xml:space="preserve"> </w:t>
      </w:r>
    </w:p>
    <w:p w14:paraId="27C14281" w14:textId="1C2F9124" w:rsidR="009D2C96" w:rsidRPr="003B5BE3" w:rsidRDefault="009D2C96" w:rsidP="003B5BE3">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ab/>
        <w:t xml:space="preserve">Department of </w:t>
      </w:r>
      <w:proofErr w:type="spellStart"/>
      <w:r w:rsidR="003B5BE3" w:rsidRPr="003B5BE3">
        <w:rPr>
          <w:rFonts w:ascii="Times New Roman" w:hAnsi="Times New Roman" w:cs="Times New Roman"/>
          <w:sz w:val="24"/>
          <w:szCs w:val="24"/>
          <w:lang w:val="en-US"/>
        </w:rPr>
        <w:t>Bioinformations</w:t>
      </w:r>
      <w:proofErr w:type="spellEnd"/>
      <w:r w:rsidR="003B5BE3" w:rsidRPr="003B5BE3">
        <w:rPr>
          <w:rFonts w:ascii="Times New Roman" w:hAnsi="Times New Roman" w:cs="Times New Roman"/>
          <w:sz w:val="24"/>
          <w:szCs w:val="24"/>
          <w:lang w:val="en-US"/>
        </w:rPr>
        <w:t xml:space="preserve"> (</w:t>
      </w:r>
      <w:del w:id="3" w:author="Susan Steinbusch-Coort" w:date="2020-06-29T16:24:00Z">
        <w:r w:rsidR="003B5BE3" w:rsidRPr="003B5BE3" w:rsidDel="004720C6">
          <w:rPr>
            <w:rFonts w:ascii="Times New Roman" w:hAnsi="Times New Roman" w:cs="Times New Roman"/>
            <w:sz w:val="24"/>
            <w:szCs w:val="24"/>
            <w:lang w:val="en-US"/>
          </w:rPr>
          <w:delText>BiGCAT</w:delText>
        </w:r>
      </w:del>
      <w:ins w:id="4" w:author="Susan Steinbusch-Coort" w:date="2020-06-29T16:24:00Z">
        <w:r w:rsidR="004720C6" w:rsidRPr="003B5BE3">
          <w:rPr>
            <w:rFonts w:ascii="Times New Roman" w:hAnsi="Times New Roman" w:cs="Times New Roman"/>
            <w:sz w:val="24"/>
            <w:szCs w:val="24"/>
            <w:lang w:val="en-US"/>
          </w:rPr>
          <w:t>BiGC</w:t>
        </w:r>
        <w:r w:rsidR="004720C6">
          <w:rPr>
            <w:rFonts w:ascii="Times New Roman" w:hAnsi="Times New Roman" w:cs="Times New Roman"/>
            <w:sz w:val="24"/>
            <w:szCs w:val="24"/>
            <w:lang w:val="en-US"/>
          </w:rPr>
          <w:t>a</w:t>
        </w:r>
        <w:r w:rsidR="004720C6" w:rsidRPr="003B5BE3">
          <w:rPr>
            <w:rFonts w:ascii="Times New Roman" w:hAnsi="Times New Roman" w:cs="Times New Roman"/>
            <w:sz w:val="24"/>
            <w:szCs w:val="24"/>
            <w:lang w:val="en-US"/>
          </w:rPr>
          <w:t>T</w:t>
        </w:r>
      </w:ins>
      <w:r w:rsidR="003B5BE3" w:rsidRPr="003B5BE3">
        <w:rPr>
          <w:rFonts w:ascii="Times New Roman" w:hAnsi="Times New Roman" w:cs="Times New Roman"/>
          <w:sz w:val="24"/>
          <w:szCs w:val="24"/>
          <w:lang w:val="en-US"/>
        </w:rPr>
        <w:t>)</w:t>
      </w:r>
      <w:commentRangeEnd w:id="0"/>
      <w:r w:rsidR="00D857AF">
        <w:rPr>
          <w:rStyle w:val="CommentReference"/>
          <w:rFonts w:eastAsiaTheme="minorHAnsi"/>
          <w:lang w:val="en-GB" w:eastAsia="en-US"/>
        </w:rPr>
        <w:commentReference w:id="0"/>
      </w:r>
      <w:commentRangeEnd w:id="1"/>
      <w:r w:rsidR="00387E83">
        <w:rPr>
          <w:rStyle w:val="CommentReference"/>
          <w:rFonts w:eastAsiaTheme="minorHAnsi"/>
          <w:lang w:val="en-GB" w:eastAsia="en-US"/>
        </w:rPr>
        <w:commentReference w:id="1"/>
      </w:r>
    </w:p>
    <w:p w14:paraId="3C211CA4" w14:textId="3AA61617" w:rsidR="009D2C96" w:rsidRPr="003B5BE3" w:rsidRDefault="009D2C96" w:rsidP="003B5BE3">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 xml:space="preserve">Internship period (BBS3006): </w:t>
      </w:r>
      <w:r w:rsidR="003B5BE3" w:rsidRPr="003B5BE3">
        <w:rPr>
          <w:rFonts w:ascii="Times New Roman" w:hAnsi="Times New Roman" w:cs="Times New Roman"/>
          <w:sz w:val="24"/>
          <w:szCs w:val="24"/>
          <w:lang w:val="en-US"/>
        </w:rPr>
        <w:t>6</w:t>
      </w:r>
      <w:r w:rsidR="003B5BE3" w:rsidRPr="003B5BE3">
        <w:rPr>
          <w:rFonts w:ascii="Times New Roman" w:hAnsi="Times New Roman" w:cs="Times New Roman"/>
          <w:sz w:val="24"/>
          <w:szCs w:val="24"/>
          <w:vertAlign w:val="superscript"/>
          <w:lang w:val="en-US"/>
        </w:rPr>
        <w:t>th</w:t>
      </w:r>
      <w:r w:rsidR="003B5BE3" w:rsidRPr="003B5BE3">
        <w:rPr>
          <w:rFonts w:ascii="Times New Roman" w:hAnsi="Times New Roman" w:cs="Times New Roman"/>
          <w:sz w:val="24"/>
          <w:szCs w:val="24"/>
          <w:lang w:val="en-US"/>
        </w:rPr>
        <w:t xml:space="preserve"> </w:t>
      </w:r>
      <w:r w:rsidRPr="003B5BE3">
        <w:rPr>
          <w:rFonts w:ascii="Times New Roman" w:hAnsi="Times New Roman" w:cs="Times New Roman"/>
          <w:sz w:val="24"/>
          <w:szCs w:val="24"/>
          <w:lang w:val="en-US"/>
        </w:rPr>
        <w:t xml:space="preserve">April – </w:t>
      </w:r>
      <w:r w:rsidR="003B5BE3" w:rsidRPr="003B5BE3">
        <w:rPr>
          <w:rFonts w:ascii="Times New Roman" w:hAnsi="Times New Roman" w:cs="Times New Roman"/>
          <w:sz w:val="24"/>
          <w:szCs w:val="24"/>
          <w:lang w:val="en-US"/>
        </w:rPr>
        <w:t>3rd</w:t>
      </w:r>
      <w:r w:rsidRPr="003B5BE3">
        <w:rPr>
          <w:rFonts w:ascii="Times New Roman" w:hAnsi="Times New Roman" w:cs="Times New Roman"/>
          <w:sz w:val="24"/>
          <w:szCs w:val="24"/>
          <w:lang w:val="en-US"/>
        </w:rPr>
        <w:t xml:space="preserve"> </w:t>
      </w:r>
      <w:del w:id="5" w:author="Susan Steinbusch-Coort" w:date="2020-06-29T16:24:00Z">
        <w:r w:rsidRPr="003B5BE3" w:rsidDel="004720C6">
          <w:rPr>
            <w:rFonts w:ascii="Times New Roman" w:hAnsi="Times New Roman" w:cs="Times New Roman"/>
            <w:sz w:val="24"/>
            <w:szCs w:val="24"/>
            <w:lang w:val="en-US"/>
          </w:rPr>
          <w:delText>June</w:delText>
        </w:r>
      </w:del>
      <w:ins w:id="6" w:author="Susan Steinbusch-Coort" w:date="2020-06-29T16:24:00Z">
        <w:r w:rsidR="004720C6" w:rsidRPr="003B5BE3">
          <w:rPr>
            <w:rFonts w:ascii="Times New Roman" w:hAnsi="Times New Roman" w:cs="Times New Roman"/>
            <w:sz w:val="24"/>
            <w:szCs w:val="24"/>
            <w:lang w:val="en-US"/>
          </w:rPr>
          <w:t>Ju</w:t>
        </w:r>
        <w:r w:rsidR="004720C6">
          <w:rPr>
            <w:rFonts w:ascii="Times New Roman" w:hAnsi="Times New Roman" w:cs="Times New Roman"/>
            <w:sz w:val="24"/>
            <w:szCs w:val="24"/>
            <w:lang w:val="en-US"/>
          </w:rPr>
          <w:t>ly</w:t>
        </w:r>
      </w:ins>
    </w:p>
    <w:p w14:paraId="53B88B78" w14:textId="77777777" w:rsidR="00436ACA" w:rsidRPr="003B5BE3" w:rsidRDefault="003B5BE3" w:rsidP="003B5BE3">
      <w:pPr>
        <w:pStyle w:val="NoSpacing"/>
        <w:spacing w:line="360" w:lineRule="auto"/>
        <w:rPr>
          <w:rFonts w:ascii="Times New Roman" w:eastAsia="Times New Roman" w:hAnsi="Times New Roman" w:cs="Times New Roman"/>
          <w:sz w:val="24"/>
          <w:szCs w:val="24"/>
        </w:rPr>
      </w:pPr>
      <w:r w:rsidRPr="003B5BE3">
        <w:rPr>
          <w:rFonts w:ascii="Times New Roman" w:hAnsi="Times New Roman" w:cs="Times New Roman"/>
          <w:sz w:val="24"/>
          <w:szCs w:val="24"/>
          <w:lang w:val="en-US"/>
        </w:rPr>
        <w:t>3rd</w:t>
      </w:r>
      <w:r w:rsidR="009D2C96" w:rsidRPr="003B5BE3">
        <w:rPr>
          <w:rFonts w:ascii="Times New Roman" w:hAnsi="Times New Roman" w:cs="Times New Roman"/>
          <w:sz w:val="24"/>
          <w:szCs w:val="24"/>
          <w:lang w:val="en-US"/>
        </w:rPr>
        <w:t xml:space="preserve"> of July, 2</w:t>
      </w:r>
      <w:r w:rsidRPr="003B5BE3">
        <w:rPr>
          <w:rFonts w:ascii="Times New Roman" w:hAnsi="Times New Roman" w:cs="Times New Roman"/>
          <w:sz w:val="24"/>
          <w:szCs w:val="24"/>
          <w:lang w:val="en-US"/>
        </w:rPr>
        <w:t>020</w:t>
      </w:r>
    </w:p>
    <w:sdt>
      <w:sdtPr>
        <w:rPr>
          <w:rFonts w:ascii="Times New Roman" w:eastAsiaTheme="minorHAnsi" w:hAnsi="Times New Roman" w:cs="Times New Roman"/>
          <w:color w:val="auto"/>
          <w:sz w:val="22"/>
          <w:szCs w:val="22"/>
          <w:lang w:val="en-GB"/>
        </w:rPr>
        <w:id w:val="-1638413579"/>
        <w:docPartObj>
          <w:docPartGallery w:val="Table of Contents"/>
          <w:docPartUnique/>
        </w:docPartObj>
      </w:sdtPr>
      <w:sdtEndPr>
        <w:rPr>
          <w:noProof/>
        </w:rPr>
      </w:sdtEndPr>
      <w:sdtContent>
        <w:p w14:paraId="69CB57F4" w14:textId="30809049" w:rsidR="00436ACA" w:rsidRPr="00436ACA" w:rsidRDefault="00436ACA" w:rsidP="008F6048">
          <w:pPr>
            <w:pStyle w:val="TOCHeading"/>
            <w:spacing w:line="276" w:lineRule="auto"/>
            <w:rPr>
              <w:rFonts w:ascii="Times New Roman" w:hAnsi="Times New Roman" w:cs="Times New Roman"/>
              <w:color w:val="auto"/>
            </w:rPr>
          </w:pPr>
          <w:r w:rsidRPr="00436ACA">
            <w:rPr>
              <w:rFonts w:ascii="Times New Roman" w:hAnsi="Times New Roman" w:cs="Times New Roman"/>
              <w:color w:val="auto"/>
            </w:rPr>
            <w:t>Table of Contents</w:t>
          </w:r>
        </w:p>
        <w:p w14:paraId="3AE19774" w14:textId="08262F48" w:rsidR="00EC311A" w:rsidRPr="00EC311A" w:rsidRDefault="00436ACA" w:rsidP="008F6048">
          <w:pPr>
            <w:pStyle w:val="TOC2"/>
            <w:tabs>
              <w:tab w:val="right" w:leader="dot" w:pos="9016"/>
            </w:tabs>
            <w:spacing w:line="276" w:lineRule="auto"/>
            <w:rPr>
              <w:rFonts w:ascii="Times New Roman" w:eastAsiaTheme="minorEastAsia" w:hAnsi="Times New Roman" w:cs="Times New Roman"/>
              <w:noProof/>
              <w:sz w:val="24"/>
              <w:szCs w:val="24"/>
              <w:lang w:eastAsia="en-GB"/>
            </w:rPr>
          </w:pPr>
          <w:r w:rsidRPr="00436ACA">
            <w:rPr>
              <w:rFonts w:ascii="Times New Roman" w:hAnsi="Times New Roman" w:cs="Times New Roman"/>
              <w:sz w:val="24"/>
              <w:szCs w:val="24"/>
            </w:rPr>
            <w:fldChar w:fldCharType="begin"/>
          </w:r>
          <w:r w:rsidRPr="00436ACA">
            <w:rPr>
              <w:rFonts w:ascii="Times New Roman" w:hAnsi="Times New Roman" w:cs="Times New Roman"/>
              <w:sz w:val="24"/>
              <w:szCs w:val="24"/>
            </w:rPr>
            <w:instrText xml:space="preserve"> TOC \o "1-3" \h \z \u </w:instrText>
          </w:r>
          <w:r w:rsidRPr="00436ACA">
            <w:rPr>
              <w:rFonts w:ascii="Times New Roman" w:hAnsi="Times New Roman" w:cs="Times New Roman"/>
              <w:sz w:val="24"/>
              <w:szCs w:val="24"/>
            </w:rPr>
            <w:fldChar w:fldCharType="separate"/>
          </w:r>
          <w:hyperlink w:anchor="_Toc44088850" w:history="1">
            <w:r w:rsidR="00EC311A" w:rsidRPr="00EC311A">
              <w:rPr>
                <w:rStyle w:val="Hyperlink"/>
                <w:rFonts w:ascii="Times New Roman" w:hAnsi="Times New Roman" w:cs="Times New Roman"/>
                <w:noProof/>
                <w:color w:val="auto"/>
                <w:sz w:val="24"/>
                <w:szCs w:val="24"/>
              </w:rPr>
              <w:t>Abstract</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_Toc44088850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2</w:t>
            </w:r>
            <w:r w:rsidR="00EC311A" w:rsidRPr="00EC311A">
              <w:rPr>
                <w:rFonts w:ascii="Times New Roman" w:hAnsi="Times New Roman" w:cs="Times New Roman"/>
                <w:noProof/>
                <w:webHidden/>
                <w:sz w:val="24"/>
                <w:szCs w:val="24"/>
              </w:rPr>
              <w:fldChar w:fldCharType="end"/>
            </w:r>
          </w:hyperlink>
        </w:p>
        <w:p w14:paraId="7B7C09F0" w14:textId="4929B280" w:rsidR="00EC311A" w:rsidRPr="00EC311A" w:rsidRDefault="00B9303D" w:rsidP="008F6048">
          <w:pPr>
            <w:pStyle w:val="TOC2"/>
            <w:tabs>
              <w:tab w:val="right" w:leader="dot" w:pos="9016"/>
            </w:tabs>
            <w:spacing w:line="276" w:lineRule="auto"/>
            <w:rPr>
              <w:rFonts w:ascii="Times New Roman" w:eastAsiaTheme="minorEastAsia" w:hAnsi="Times New Roman" w:cs="Times New Roman"/>
              <w:noProof/>
              <w:sz w:val="24"/>
              <w:szCs w:val="24"/>
              <w:lang w:eastAsia="en-GB"/>
            </w:rPr>
          </w:pPr>
          <w:hyperlink w:anchor="_Toc44088851" w:history="1">
            <w:r w:rsidR="00EC311A" w:rsidRPr="00EC311A">
              <w:rPr>
                <w:rStyle w:val="Hyperlink"/>
                <w:rFonts w:ascii="Times New Roman" w:hAnsi="Times New Roman" w:cs="Times New Roman"/>
                <w:noProof/>
                <w:color w:val="auto"/>
                <w:sz w:val="24"/>
                <w:szCs w:val="24"/>
              </w:rPr>
              <w:t>Introduction </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_Toc44088851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3</w:t>
            </w:r>
            <w:r w:rsidR="00EC311A" w:rsidRPr="00EC311A">
              <w:rPr>
                <w:rFonts w:ascii="Times New Roman" w:hAnsi="Times New Roman" w:cs="Times New Roman"/>
                <w:noProof/>
                <w:webHidden/>
                <w:sz w:val="24"/>
                <w:szCs w:val="24"/>
              </w:rPr>
              <w:fldChar w:fldCharType="end"/>
            </w:r>
          </w:hyperlink>
        </w:p>
        <w:p w14:paraId="6096435B" w14:textId="43C22D08" w:rsidR="00EC311A" w:rsidRPr="00EC311A" w:rsidRDefault="00B9303D" w:rsidP="008F6048">
          <w:pPr>
            <w:pStyle w:val="TOC2"/>
            <w:tabs>
              <w:tab w:val="right" w:leader="dot" w:pos="9016"/>
            </w:tabs>
            <w:spacing w:line="276" w:lineRule="auto"/>
            <w:rPr>
              <w:rFonts w:ascii="Times New Roman" w:eastAsiaTheme="minorEastAsia" w:hAnsi="Times New Roman" w:cs="Times New Roman"/>
              <w:noProof/>
              <w:sz w:val="24"/>
              <w:szCs w:val="24"/>
              <w:lang w:eastAsia="en-GB"/>
            </w:rPr>
          </w:pPr>
          <w:hyperlink w:anchor="_Toc44088852" w:history="1">
            <w:r w:rsidR="00EC311A" w:rsidRPr="00EC311A">
              <w:rPr>
                <w:rStyle w:val="Hyperlink"/>
                <w:rFonts w:ascii="Times New Roman" w:hAnsi="Times New Roman" w:cs="Times New Roman"/>
                <w:noProof/>
                <w:color w:val="auto"/>
                <w:sz w:val="24"/>
                <w:szCs w:val="24"/>
                <w:lang w:eastAsia="en-GB"/>
              </w:rPr>
              <w:t>Materials and Methods</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_Toc44088852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5</w:t>
            </w:r>
            <w:r w:rsidR="00EC311A" w:rsidRPr="00EC311A">
              <w:rPr>
                <w:rFonts w:ascii="Times New Roman" w:hAnsi="Times New Roman" w:cs="Times New Roman"/>
                <w:noProof/>
                <w:webHidden/>
                <w:sz w:val="24"/>
                <w:szCs w:val="24"/>
              </w:rPr>
              <w:fldChar w:fldCharType="end"/>
            </w:r>
          </w:hyperlink>
        </w:p>
        <w:p w14:paraId="7FA2EDF8" w14:textId="1B9EB781" w:rsidR="00EC311A" w:rsidRPr="00EC311A" w:rsidRDefault="00B9303D"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53" w:history="1">
            <w:r w:rsidR="00EC311A" w:rsidRPr="00EC311A">
              <w:rPr>
                <w:rStyle w:val="Hyperlink"/>
                <w:rFonts w:ascii="Times New Roman" w:eastAsia="Times New Roman" w:hAnsi="Times New Roman" w:cs="Times New Roman"/>
                <w:i/>
                <w:iCs/>
                <w:noProof/>
                <w:color w:val="auto"/>
                <w:sz w:val="24"/>
                <w:szCs w:val="24"/>
                <w:lang w:eastAsia="en-GB"/>
              </w:rPr>
              <w:t>Patient data</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_Toc44088853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5</w:t>
            </w:r>
            <w:r w:rsidR="00EC311A" w:rsidRPr="00EC311A">
              <w:rPr>
                <w:rFonts w:ascii="Times New Roman" w:hAnsi="Times New Roman" w:cs="Times New Roman"/>
                <w:noProof/>
                <w:webHidden/>
                <w:sz w:val="24"/>
                <w:szCs w:val="24"/>
              </w:rPr>
              <w:fldChar w:fldCharType="end"/>
            </w:r>
          </w:hyperlink>
        </w:p>
        <w:p w14:paraId="28904339" w14:textId="68D62048" w:rsidR="00EC311A" w:rsidRPr="00EC311A" w:rsidRDefault="00B9303D"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54" w:history="1">
            <w:r w:rsidR="00EC311A" w:rsidRPr="00EC311A">
              <w:rPr>
                <w:rStyle w:val="Hyperlink"/>
                <w:rFonts w:ascii="Times New Roman" w:eastAsia="Times New Roman" w:hAnsi="Times New Roman" w:cs="Times New Roman"/>
                <w:i/>
                <w:iCs/>
                <w:noProof/>
                <w:color w:val="auto"/>
                <w:sz w:val="24"/>
                <w:szCs w:val="24"/>
                <w:lang w:eastAsia="en-GB"/>
              </w:rPr>
              <w:t>Metagenomic data</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_Toc44088854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7</w:t>
            </w:r>
            <w:r w:rsidR="00EC311A" w:rsidRPr="00EC311A">
              <w:rPr>
                <w:rFonts w:ascii="Times New Roman" w:hAnsi="Times New Roman" w:cs="Times New Roman"/>
                <w:noProof/>
                <w:webHidden/>
                <w:sz w:val="24"/>
                <w:szCs w:val="24"/>
              </w:rPr>
              <w:fldChar w:fldCharType="end"/>
            </w:r>
          </w:hyperlink>
        </w:p>
        <w:p w14:paraId="416FAC90" w14:textId="5A8F4723" w:rsidR="00EC311A" w:rsidRPr="00EC311A" w:rsidRDefault="00B9303D"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55" w:history="1">
            <w:r w:rsidR="00EC311A" w:rsidRPr="00EC311A">
              <w:rPr>
                <w:rStyle w:val="Hyperlink"/>
                <w:rFonts w:ascii="Times New Roman" w:eastAsia="Times New Roman" w:hAnsi="Times New Roman" w:cs="Times New Roman"/>
                <w:i/>
                <w:iCs/>
                <w:noProof/>
                <w:color w:val="auto"/>
                <w:sz w:val="24"/>
                <w:szCs w:val="24"/>
                <w:lang w:eastAsia="en-GB"/>
              </w:rPr>
              <w:t>Metabolomic data</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_Toc44088855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8</w:t>
            </w:r>
            <w:r w:rsidR="00EC311A" w:rsidRPr="00EC311A">
              <w:rPr>
                <w:rFonts w:ascii="Times New Roman" w:hAnsi="Times New Roman" w:cs="Times New Roman"/>
                <w:noProof/>
                <w:webHidden/>
                <w:sz w:val="24"/>
                <w:szCs w:val="24"/>
              </w:rPr>
              <w:fldChar w:fldCharType="end"/>
            </w:r>
          </w:hyperlink>
        </w:p>
        <w:p w14:paraId="743BD565" w14:textId="6103BA05" w:rsidR="00EC311A" w:rsidRPr="00EC311A" w:rsidRDefault="00B9303D"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56" w:history="1">
            <w:r w:rsidR="00EC311A" w:rsidRPr="00EC311A">
              <w:rPr>
                <w:rStyle w:val="Hyperlink"/>
                <w:rFonts w:ascii="Times New Roman" w:eastAsia="Times New Roman" w:hAnsi="Times New Roman" w:cs="Times New Roman"/>
                <w:i/>
                <w:iCs/>
                <w:noProof/>
                <w:color w:val="auto"/>
                <w:sz w:val="24"/>
                <w:szCs w:val="24"/>
                <w:lang w:eastAsia="en-GB"/>
              </w:rPr>
              <w:t>Proteomic data</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_Toc44088856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9</w:t>
            </w:r>
            <w:r w:rsidR="00EC311A" w:rsidRPr="00EC311A">
              <w:rPr>
                <w:rFonts w:ascii="Times New Roman" w:hAnsi="Times New Roman" w:cs="Times New Roman"/>
                <w:noProof/>
                <w:webHidden/>
                <w:sz w:val="24"/>
                <w:szCs w:val="24"/>
              </w:rPr>
              <w:fldChar w:fldCharType="end"/>
            </w:r>
          </w:hyperlink>
        </w:p>
        <w:p w14:paraId="36766FAA" w14:textId="73F14F43" w:rsidR="00EC311A" w:rsidRPr="00EC311A" w:rsidRDefault="00B9303D"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57" w:history="1">
            <w:r w:rsidR="00EC311A" w:rsidRPr="00EC311A">
              <w:rPr>
                <w:rStyle w:val="Hyperlink"/>
                <w:rFonts w:ascii="Times New Roman" w:eastAsia="Times New Roman" w:hAnsi="Times New Roman" w:cs="Times New Roman"/>
                <w:i/>
                <w:iCs/>
                <w:noProof/>
                <w:color w:val="auto"/>
                <w:sz w:val="24"/>
                <w:szCs w:val="24"/>
                <w:lang w:eastAsia="en-GB"/>
              </w:rPr>
              <w:t>Analysis of the biological implications of metabolomic and proteomic differences</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_Toc44088857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9</w:t>
            </w:r>
            <w:r w:rsidR="00EC311A" w:rsidRPr="00EC311A">
              <w:rPr>
                <w:rFonts w:ascii="Times New Roman" w:hAnsi="Times New Roman" w:cs="Times New Roman"/>
                <w:noProof/>
                <w:webHidden/>
                <w:sz w:val="24"/>
                <w:szCs w:val="24"/>
              </w:rPr>
              <w:fldChar w:fldCharType="end"/>
            </w:r>
          </w:hyperlink>
        </w:p>
        <w:p w14:paraId="78A69CDA" w14:textId="44084277" w:rsidR="00EC311A" w:rsidRPr="00EC311A" w:rsidRDefault="00B9303D"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58" w:history="1">
            <w:r w:rsidR="00EC311A" w:rsidRPr="00EC311A">
              <w:rPr>
                <w:rStyle w:val="Hyperlink"/>
                <w:rFonts w:ascii="Times New Roman" w:eastAsia="Times New Roman" w:hAnsi="Times New Roman" w:cs="Times New Roman"/>
                <w:i/>
                <w:iCs/>
                <w:noProof/>
                <w:color w:val="auto"/>
                <w:sz w:val="24"/>
                <w:szCs w:val="24"/>
                <w:lang w:eastAsia="en-GB"/>
              </w:rPr>
              <w:t>Integrative analysis of the metabolic and metagenomic data</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_Toc44088858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11</w:t>
            </w:r>
            <w:r w:rsidR="00EC311A" w:rsidRPr="00EC311A">
              <w:rPr>
                <w:rFonts w:ascii="Times New Roman" w:hAnsi="Times New Roman" w:cs="Times New Roman"/>
                <w:noProof/>
                <w:webHidden/>
                <w:sz w:val="24"/>
                <w:szCs w:val="24"/>
              </w:rPr>
              <w:fldChar w:fldCharType="end"/>
            </w:r>
          </w:hyperlink>
        </w:p>
        <w:p w14:paraId="2ADC5E11" w14:textId="5C22FD18" w:rsidR="00EC311A" w:rsidRPr="00EC311A" w:rsidRDefault="00B9303D" w:rsidP="008F6048">
          <w:pPr>
            <w:pStyle w:val="TOC2"/>
            <w:tabs>
              <w:tab w:val="right" w:leader="dot" w:pos="9016"/>
            </w:tabs>
            <w:spacing w:line="276" w:lineRule="auto"/>
            <w:rPr>
              <w:rFonts w:ascii="Times New Roman" w:eastAsiaTheme="minorEastAsia" w:hAnsi="Times New Roman" w:cs="Times New Roman"/>
              <w:noProof/>
              <w:sz w:val="24"/>
              <w:szCs w:val="24"/>
              <w:lang w:eastAsia="en-GB"/>
            </w:rPr>
          </w:pPr>
          <w:hyperlink w:anchor="_Toc44088859" w:history="1">
            <w:r w:rsidR="00EC311A" w:rsidRPr="00EC311A">
              <w:rPr>
                <w:rStyle w:val="Hyperlink"/>
                <w:rFonts w:ascii="Times New Roman" w:hAnsi="Times New Roman" w:cs="Times New Roman"/>
                <w:noProof/>
                <w:color w:val="auto"/>
                <w:sz w:val="24"/>
                <w:szCs w:val="24"/>
              </w:rPr>
              <w:t>Results</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_Toc44088859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11</w:t>
            </w:r>
            <w:r w:rsidR="00EC311A" w:rsidRPr="00EC311A">
              <w:rPr>
                <w:rFonts w:ascii="Times New Roman" w:hAnsi="Times New Roman" w:cs="Times New Roman"/>
                <w:noProof/>
                <w:webHidden/>
                <w:sz w:val="24"/>
                <w:szCs w:val="24"/>
              </w:rPr>
              <w:fldChar w:fldCharType="end"/>
            </w:r>
          </w:hyperlink>
        </w:p>
        <w:p w14:paraId="63118A37" w14:textId="08351ECA" w:rsidR="00EC311A" w:rsidRPr="00EC311A" w:rsidRDefault="00B9303D"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60" w:history="1">
            <w:r w:rsidR="00EC311A" w:rsidRPr="00EC311A">
              <w:rPr>
                <w:rStyle w:val="Hyperlink"/>
                <w:rFonts w:ascii="Times New Roman" w:eastAsia="Times New Roman" w:hAnsi="Times New Roman" w:cs="Times New Roman"/>
                <w:i/>
                <w:iCs/>
                <w:noProof/>
                <w:color w:val="auto"/>
                <w:sz w:val="24"/>
                <w:szCs w:val="24"/>
                <w:lang w:eastAsia="en-GB"/>
              </w:rPr>
              <w:t>Identification of differences in the gut microbiome of IR and IS subjects</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_Toc44088860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12</w:t>
            </w:r>
            <w:r w:rsidR="00EC311A" w:rsidRPr="00EC311A">
              <w:rPr>
                <w:rFonts w:ascii="Times New Roman" w:hAnsi="Times New Roman" w:cs="Times New Roman"/>
                <w:noProof/>
                <w:webHidden/>
                <w:sz w:val="24"/>
                <w:szCs w:val="24"/>
              </w:rPr>
              <w:fldChar w:fldCharType="end"/>
            </w:r>
          </w:hyperlink>
        </w:p>
        <w:p w14:paraId="32F04A3B" w14:textId="095F5ABA" w:rsidR="00EC311A" w:rsidRPr="00EC311A" w:rsidRDefault="00B9303D"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61" w:history="1">
            <w:r w:rsidR="00EC311A" w:rsidRPr="00EC311A">
              <w:rPr>
                <w:rStyle w:val="Hyperlink"/>
                <w:rFonts w:ascii="Times New Roman" w:eastAsia="Times New Roman" w:hAnsi="Times New Roman" w:cs="Times New Roman"/>
                <w:i/>
                <w:iCs/>
                <w:noProof/>
                <w:color w:val="auto"/>
                <w:sz w:val="24"/>
                <w:szCs w:val="24"/>
                <w:lang w:eastAsia="en-GB"/>
              </w:rPr>
              <w:t>Identification of differences in metabolome of IR and IS subjects</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_Toc44088861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15</w:t>
            </w:r>
            <w:r w:rsidR="00EC311A" w:rsidRPr="00EC311A">
              <w:rPr>
                <w:rFonts w:ascii="Times New Roman" w:hAnsi="Times New Roman" w:cs="Times New Roman"/>
                <w:noProof/>
                <w:webHidden/>
                <w:sz w:val="24"/>
                <w:szCs w:val="24"/>
              </w:rPr>
              <w:fldChar w:fldCharType="end"/>
            </w:r>
          </w:hyperlink>
        </w:p>
        <w:p w14:paraId="475C82A3" w14:textId="1D2CAD61" w:rsidR="00EC311A" w:rsidRPr="00EC311A" w:rsidRDefault="00B9303D"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62" w:history="1">
            <w:r w:rsidR="00EC311A" w:rsidRPr="00EC311A">
              <w:rPr>
                <w:rStyle w:val="Hyperlink"/>
                <w:rFonts w:ascii="Times New Roman" w:eastAsia="Times New Roman" w:hAnsi="Times New Roman" w:cs="Times New Roman"/>
                <w:i/>
                <w:iCs/>
                <w:noProof/>
                <w:color w:val="auto"/>
                <w:sz w:val="24"/>
                <w:szCs w:val="24"/>
                <w:lang w:eastAsia="en-GB"/>
              </w:rPr>
              <w:t>Identification of differences in proteome of IR and IS subjects</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_Toc44088862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16</w:t>
            </w:r>
            <w:r w:rsidR="00EC311A" w:rsidRPr="00EC311A">
              <w:rPr>
                <w:rFonts w:ascii="Times New Roman" w:hAnsi="Times New Roman" w:cs="Times New Roman"/>
                <w:noProof/>
                <w:webHidden/>
                <w:sz w:val="24"/>
                <w:szCs w:val="24"/>
              </w:rPr>
              <w:fldChar w:fldCharType="end"/>
            </w:r>
          </w:hyperlink>
        </w:p>
        <w:p w14:paraId="430C92D0" w14:textId="52DC1C0B" w:rsidR="00EC311A" w:rsidRPr="00EC311A" w:rsidRDefault="00B9303D"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63" w:history="1">
            <w:r w:rsidR="00EC311A" w:rsidRPr="00EC311A">
              <w:rPr>
                <w:rStyle w:val="Hyperlink"/>
                <w:rFonts w:ascii="Times New Roman" w:eastAsia="Times New Roman" w:hAnsi="Times New Roman" w:cs="Times New Roman"/>
                <w:i/>
                <w:iCs/>
                <w:noProof/>
                <w:color w:val="auto"/>
                <w:sz w:val="24"/>
                <w:szCs w:val="24"/>
                <w:lang w:eastAsia="en-GB"/>
              </w:rPr>
              <w:t>Identification of altered biological pathways involving these metabolomic and proteomic changes</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_Toc44088863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17</w:t>
            </w:r>
            <w:r w:rsidR="00EC311A" w:rsidRPr="00EC311A">
              <w:rPr>
                <w:rFonts w:ascii="Times New Roman" w:hAnsi="Times New Roman" w:cs="Times New Roman"/>
                <w:noProof/>
                <w:webHidden/>
                <w:sz w:val="24"/>
                <w:szCs w:val="24"/>
              </w:rPr>
              <w:fldChar w:fldCharType="end"/>
            </w:r>
          </w:hyperlink>
        </w:p>
        <w:p w14:paraId="5469091B" w14:textId="0A17E441" w:rsidR="00EC311A" w:rsidRPr="00EC311A" w:rsidRDefault="00B9303D"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64" w:history="1">
            <w:r w:rsidR="00EC311A" w:rsidRPr="00EC311A">
              <w:rPr>
                <w:rStyle w:val="Hyperlink"/>
                <w:rFonts w:ascii="Times New Roman" w:eastAsia="Times New Roman" w:hAnsi="Times New Roman" w:cs="Times New Roman"/>
                <w:i/>
                <w:iCs/>
                <w:noProof/>
                <w:color w:val="auto"/>
                <w:sz w:val="24"/>
                <w:szCs w:val="24"/>
                <w:lang w:eastAsia="en-GB"/>
              </w:rPr>
              <w:t>Identification of associated microbes and metabolites</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_Toc44088864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19</w:t>
            </w:r>
            <w:r w:rsidR="00EC311A" w:rsidRPr="00EC311A">
              <w:rPr>
                <w:rFonts w:ascii="Times New Roman" w:hAnsi="Times New Roman" w:cs="Times New Roman"/>
                <w:noProof/>
                <w:webHidden/>
                <w:sz w:val="24"/>
                <w:szCs w:val="24"/>
              </w:rPr>
              <w:fldChar w:fldCharType="end"/>
            </w:r>
          </w:hyperlink>
        </w:p>
        <w:p w14:paraId="5C8F3EF4" w14:textId="389FBF62" w:rsidR="00EC311A" w:rsidRPr="00EC311A" w:rsidRDefault="00B9303D" w:rsidP="008F6048">
          <w:pPr>
            <w:pStyle w:val="TOC2"/>
            <w:tabs>
              <w:tab w:val="right" w:leader="dot" w:pos="9016"/>
            </w:tabs>
            <w:spacing w:line="276" w:lineRule="auto"/>
            <w:rPr>
              <w:rFonts w:ascii="Times New Roman" w:eastAsiaTheme="minorEastAsia" w:hAnsi="Times New Roman" w:cs="Times New Roman"/>
              <w:noProof/>
              <w:sz w:val="24"/>
              <w:szCs w:val="24"/>
              <w:lang w:eastAsia="en-GB"/>
            </w:rPr>
          </w:pPr>
          <w:hyperlink w:anchor="_Toc44088865" w:history="1">
            <w:r w:rsidR="00EC311A" w:rsidRPr="00EC311A">
              <w:rPr>
                <w:rStyle w:val="Hyperlink"/>
                <w:rFonts w:ascii="Times New Roman" w:hAnsi="Times New Roman" w:cs="Times New Roman"/>
                <w:noProof/>
                <w:color w:val="auto"/>
                <w:sz w:val="24"/>
                <w:szCs w:val="24"/>
              </w:rPr>
              <w:t>Discussion</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_Toc44088865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20</w:t>
            </w:r>
            <w:r w:rsidR="00EC311A" w:rsidRPr="00EC311A">
              <w:rPr>
                <w:rFonts w:ascii="Times New Roman" w:hAnsi="Times New Roman" w:cs="Times New Roman"/>
                <w:noProof/>
                <w:webHidden/>
                <w:sz w:val="24"/>
                <w:szCs w:val="24"/>
              </w:rPr>
              <w:fldChar w:fldCharType="end"/>
            </w:r>
          </w:hyperlink>
        </w:p>
        <w:p w14:paraId="7E6EF0ED" w14:textId="27FCBD49" w:rsidR="00EC311A" w:rsidRPr="00EC311A" w:rsidRDefault="00B9303D" w:rsidP="008F6048">
          <w:pPr>
            <w:pStyle w:val="TOC2"/>
            <w:tabs>
              <w:tab w:val="right" w:leader="dot" w:pos="9016"/>
            </w:tabs>
            <w:spacing w:line="276" w:lineRule="auto"/>
            <w:rPr>
              <w:rFonts w:ascii="Times New Roman" w:eastAsiaTheme="minorEastAsia" w:hAnsi="Times New Roman" w:cs="Times New Roman"/>
              <w:noProof/>
              <w:sz w:val="24"/>
              <w:szCs w:val="24"/>
              <w:lang w:eastAsia="en-GB"/>
            </w:rPr>
          </w:pPr>
          <w:hyperlink w:anchor="_Toc44088866" w:history="1">
            <w:r w:rsidR="00EC311A" w:rsidRPr="00EC311A">
              <w:rPr>
                <w:rStyle w:val="Hyperlink"/>
                <w:rFonts w:ascii="Times New Roman" w:hAnsi="Times New Roman" w:cs="Times New Roman"/>
                <w:noProof/>
                <w:color w:val="auto"/>
                <w:sz w:val="24"/>
                <w:szCs w:val="24"/>
              </w:rPr>
              <w:t>Conclusion</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_Toc44088866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23</w:t>
            </w:r>
            <w:r w:rsidR="00EC311A" w:rsidRPr="00EC311A">
              <w:rPr>
                <w:rFonts w:ascii="Times New Roman" w:hAnsi="Times New Roman" w:cs="Times New Roman"/>
                <w:noProof/>
                <w:webHidden/>
                <w:sz w:val="24"/>
                <w:szCs w:val="24"/>
              </w:rPr>
              <w:fldChar w:fldCharType="end"/>
            </w:r>
          </w:hyperlink>
        </w:p>
        <w:p w14:paraId="011DAF95" w14:textId="5D4127EB" w:rsidR="00EC311A" w:rsidRPr="00EC311A" w:rsidRDefault="00B9303D" w:rsidP="008F6048">
          <w:pPr>
            <w:pStyle w:val="TOC2"/>
            <w:tabs>
              <w:tab w:val="right" w:leader="dot" w:pos="9016"/>
            </w:tabs>
            <w:spacing w:line="276" w:lineRule="auto"/>
            <w:rPr>
              <w:rFonts w:ascii="Times New Roman" w:eastAsiaTheme="minorEastAsia" w:hAnsi="Times New Roman" w:cs="Times New Roman"/>
              <w:noProof/>
              <w:sz w:val="24"/>
              <w:szCs w:val="24"/>
              <w:lang w:eastAsia="en-GB"/>
            </w:rPr>
          </w:pPr>
          <w:hyperlink w:anchor="_Toc44088867" w:history="1">
            <w:r w:rsidR="00EC311A" w:rsidRPr="00EC311A">
              <w:rPr>
                <w:rStyle w:val="Hyperlink"/>
                <w:rFonts w:ascii="Times New Roman" w:hAnsi="Times New Roman" w:cs="Times New Roman"/>
                <w:noProof/>
                <w:color w:val="auto"/>
                <w:sz w:val="24"/>
                <w:szCs w:val="24"/>
                <w:lang w:val="en-US"/>
              </w:rPr>
              <w:t>References</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_Toc44088867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24</w:t>
            </w:r>
            <w:r w:rsidR="00EC311A" w:rsidRPr="00EC311A">
              <w:rPr>
                <w:rFonts w:ascii="Times New Roman" w:hAnsi="Times New Roman" w:cs="Times New Roman"/>
                <w:noProof/>
                <w:webHidden/>
                <w:sz w:val="24"/>
                <w:szCs w:val="24"/>
              </w:rPr>
              <w:fldChar w:fldCharType="end"/>
            </w:r>
          </w:hyperlink>
        </w:p>
        <w:p w14:paraId="6AE5A7CA" w14:textId="3B677A51" w:rsidR="00EC311A" w:rsidRPr="00EC311A" w:rsidRDefault="00B9303D" w:rsidP="008F6048">
          <w:pPr>
            <w:pStyle w:val="TOC2"/>
            <w:tabs>
              <w:tab w:val="right" w:leader="dot" w:pos="9016"/>
            </w:tabs>
            <w:spacing w:line="276" w:lineRule="auto"/>
            <w:rPr>
              <w:rFonts w:ascii="Times New Roman" w:eastAsiaTheme="minorEastAsia" w:hAnsi="Times New Roman" w:cs="Times New Roman"/>
              <w:noProof/>
              <w:sz w:val="24"/>
              <w:szCs w:val="24"/>
              <w:lang w:eastAsia="en-GB"/>
            </w:rPr>
          </w:pPr>
          <w:hyperlink w:anchor="_Toc44088868" w:history="1">
            <w:r w:rsidR="00EC311A" w:rsidRPr="00EC311A">
              <w:rPr>
                <w:rStyle w:val="Hyperlink"/>
                <w:rFonts w:ascii="Times New Roman" w:hAnsi="Times New Roman" w:cs="Times New Roman"/>
                <w:noProof/>
                <w:color w:val="auto"/>
                <w:sz w:val="24"/>
                <w:szCs w:val="24"/>
              </w:rPr>
              <w:t>Appendix</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_Toc44088868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29</w:t>
            </w:r>
            <w:r w:rsidR="00EC311A" w:rsidRPr="00EC311A">
              <w:rPr>
                <w:rFonts w:ascii="Times New Roman" w:hAnsi="Times New Roman" w:cs="Times New Roman"/>
                <w:noProof/>
                <w:webHidden/>
                <w:sz w:val="24"/>
                <w:szCs w:val="24"/>
              </w:rPr>
              <w:fldChar w:fldCharType="end"/>
            </w:r>
          </w:hyperlink>
        </w:p>
        <w:p w14:paraId="0762E739" w14:textId="485EDE1C" w:rsidR="00EC311A" w:rsidRPr="00EC311A" w:rsidRDefault="00B9303D"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69" w:history="1">
            <w:r w:rsidR="00EC311A" w:rsidRPr="00EC311A">
              <w:rPr>
                <w:rStyle w:val="Hyperlink"/>
                <w:rFonts w:ascii="Times New Roman" w:hAnsi="Times New Roman" w:cs="Times New Roman"/>
                <w:i/>
                <w:iCs/>
                <w:noProof/>
                <w:color w:val="auto"/>
                <w:sz w:val="24"/>
                <w:szCs w:val="24"/>
              </w:rPr>
              <w:t>Appendix 1:</w:t>
            </w:r>
            <w:r w:rsidR="00EC311A" w:rsidRPr="00EC311A">
              <w:rPr>
                <w:rStyle w:val="Hyperlink"/>
                <w:rFonts w:ascii="Times New Roman" w:hAnsi="Times New Roman" w:cs="Times New Roman"/>
                <w:noProof/>
                <w:color w:val="auto"/>
                <w:sz w:val="24"/>
                <w:szCs w:val="24"/>
              </w:rPr>
              <w:t xml:space="preserve"> </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_Toc44088869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29</w:t>
            </w:r>
            <w:r w:rsidR="00EC311A" w:rsidRPr="00EC311A">
              <w:rPr>
                <w:rFonts w:ascii="Times New Roman" w:hAnsi="Times New Roman" w:cs="Times New Roman"/>
                <w:noProof/>
                <w:webHidden/>
                <w:sz w:val="24"/>
                <w:szCs w:val="24"/>
              </w:rPr>
              <w:fldChar w:fldCharType="end"/>
            </w:r>
          </w:hyperlink>
        </w:p>
        <w:p w14:paraId="784D37DE" w14:textId="4BE5D861" w:rsidR="00EC311A" w:rsidRPr="00EC311A" w:rsidRDefault="00B9303D"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70" w:history="1">
            <w:r w:rsidR="00EC311A" w:rsidRPr="00EC311A">
              <w:rPr>
                <w:rStyle w:val="Hyperlink"/>
                <w:rFonts w:ascii="Times New Roman" w:hAnsi="Times New Roman" w:cs="Times New Roman"/>
                <w:i/>
                <w:iCs/>
                <w:noProof/>
                <w:color w:val="auto"/>
                <w:sz w:val="24"/>
                <w:szCs w:val="24"/>
              </w:rPr>
              <w:t>Appendix 2:</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_Toc44088870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30</w:t>
            </w:r>
            <w:r w:rsidR="00EC311A" w:rsidRPr="00EC311A">
              <w:rPr>
                <w:rFonts w:ascii="Times New Roman" w:hAnsi="Times New Roman" w:cs="Times New Roman"/>
                <w:noProof/>
                <w:webHidden/>
                <w:sz w:val="24"/>
                <w:szCs w:val="24"/>
              </w:rPr>
              <w:fldChar w:fldCharType="end"/>
            </w:r>
          </w:hyperlink>
        </w:p>
        <w:p w14:paraId="45652866" w14:textId="36FFF0C3" w:rsidR="00EC311A" w:rsidRPr="00EC311A" w:rsidRDefault="00B9303D"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71" w:history="1">
            <w:r w:rsidR="00EC311A" w:rsidRPr="00EC311A">
              <w:rPr>
                <w:rStyle w:val="Hyperlink"/>
                <w:rFonts w:ascii="Times New Roman" w:hAnsi="Times New Roman" w:cs="Times New Roman"/>
                <w:i/>
                <w:iCs/>
                <w:noProof/>
                <w:color w:val="auto"/>
                <w:sz w:val="24"/>
                <w:szCs w:val="24"/>
              </w:rPr>
              <w:t>Appendix 3</w:t>
            </w:r>
            <w:r w:rsidR="00EC311A" w:rsidRPr="00EC311A">
              <w:rPr>
                <w:rStyle w:val="Hyperlink"/>
                <w:rFonts w:ascii="Times New Roman" w:hAnsi="Times New Roman" w:cs="Times New Roman"/>
                <w:noProof/>
                <w:color w:val="auto"/>
                <w:sz w:val="24"/>
                <w:szCs w:val="24"/>
              </w:rPr>
              <w:t>: Table A1</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_Toc44088871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30</w:t>
            </w:r>
            <w:r w:rsidR="00EC311A" w:rsidRPr="00EC311A">
              <w:rPr>
                <w:rFonts w:ascii="Times New Roman" w:hAnsi="Times New Roman" w:cs="Times New Roman"/>
                <w:noProof/>
                <w:webHidden/>
                <w:sz w:val="24"/>
                <w:szCs w:val="24"/>
              </w:rPr>
              <w:fldChar w:fldCharType="end"/>
            </w:r>
          </w:hyperlink>
        </w:p>
        <w:p w14:paraId="54CBA87F" w14:textId="0EECE924" w:rsidR="00EC311A" w:rsidRPr="00EC311A" w:rsidRDefault="00B9303D"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72" w:history="1">
            <w:r w:rsidR="00EC311A" w:rsidRPr="00EC311A">
              <w:rPr>
                <w:rStyle w:val="Hyperlink"/>
                <w:rFonts w:ascii="Times New Roman" w:hAnsi="Times New Roman" w:cs="Times New Roman"/>
                <w:i/>
                <w:iCs/>
                <w:noProof/>
                <w:color w:val="auto"/>
                <w:sz w:val="24"/>
                <w:szCs w:val="24"/>
              </w:rPr>
              <w:t>Appendix 4</w:t>
            </w:r>
            <w:r w:rsidR="00EC311A" w:rsidRPr="00EC311A">
              <w:rPr>
                <w:rStyle w:val="Hyperlink"/>
                <w:rFonts w:ascii="Times New Roman" w:hAnsi="Times New Roman" w:cs="Times New Roman"/>
                <w:noProof/>
                <w:color w:val="auto"/>
                <w:sz w:val="24"/>
                <w:szCs w:val="24"/>
              </w:rPr>
              <w:t>: Table A2</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_Toc44088872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31</w:t>
            </w:r>
            <w:r w:rsidR="00EC311A" w:rsidRPr="00EC311A">
              <w:rPr>
                <w:rFonts w:ascii="Times New Roman" w:hAnsi="Times New Roman" w:cs="Times New Roman"/>
                <w:noProof/>
                <w:webHidden/>
                <w:sz w:val="24"/>
                <w:szCs w:val="24"/>
              </w:rPr>
              <w:fldChar w:fldCharType="end"/>
            </w:r>
          </w:hyperlink>
        </w:p>
        <w:p w14:paraId="240BE901" w14:textId="0391154A" w:rsidR="00EC311A" w:rsidRPr="00EC311A" w:rsidRDefault="00B9303D"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73" w:history="1">
            <w:r w:rsidR="00EC311A" w:rsidRPr="00EC311A">
              <w:rPr>
                <w:rStyle w:val="Hyperlink"/>
                <w:rFonts w:ascii="Times New Roman" w:hAnsi="Times New Roman" w:cs="Times New Roman"/>
                <w:i/>
                <w:iCs/>
                <w:noProof/>
                <w:color w:val="auto"/>
                <w:sz w:val="24"/>
                <w:szCs w:val="24"/>
              </w:rPr>
              <w:t>Appendix 5:</w:t>
            </w:r>
            <w:r w:rsidR="00EC311A" w:rsidRPr="00EC311A">
              <w:rPr>
                <w:rStyle w:val="Hyperlink"/>
                <w:rFonts w:ascii="Times New Roman" w:hAnsi="Times New Roman" w:cs="Times New Roman"/>
                <w:noProof/>
                <w:color w:val="auto"/>
                <w:sz w:val="24"/>
                <w:szCs w:val="24"/>
              </w:rPr>
              <w:t xml:space="preserve"> Table A4</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_Toc44088873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33</w:t>
            </w:r>
            <w:r w:rsidR="00EC311A" w:rsidRPr="00EC311A">
              <w:rPr>
                <w:rFonts w:ascii="Times New Roman" w:hAnsi="Times New Roman" w:cs="Times New Roman"/>
                <w:noProof/>
                <w:webHidden/>
                <w:sz w:val="24"/>
                <w:szCs w:val="24"/>
              </w:rPr>
              <w:fldChar w:fldCharType="end"/>
            </w:r>
          </w:hyperlink>
        </w:p>
        <w:p w14:paraId="77F68F2C" w14:textId="45287723" w:rsidR="00EC311A" w:rsidRPr="00EC311A" w:rsidRDefault="00B9303D"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74" w:history="1">
            <w:r w:rsidR="00EC311A" w:rsidRPr="00EC311A">
              <w:rPr>
                <w:rStyle w:val="Hyperlink"/>
                <w:rFonts w:ascii="Times New Roman" w:hAnsi="Times New Roman" w:cs="Times New Roman"/>
                <w:i/>
                <w:iCs/>
                <w:noProof/>
                <w:color w:val="auto"/>
                <w:sz w:val="24"/>
                <w:szCs w:val="24"/>
              </w:rPr>
              <w:t>Appendix 6</w:t>
            </w:r>
            <w:r w:rsidR="00EC311A" w:rsidRPr="00EC311A">
              <w:rPr>
                <w:rStyle w:val="Hyperlink"/>
                <w:rFonts w:ascii="Times New Roman" w:hAnsi="Times New Roman" w:cs="Times New Roman"/>
                <w:noProof/>
                <w:color w:val="auto"/>
                <w:sz w:val="24"/>
                <w:szCs w:val="24"/>
              </w:rPr>
              <w:t>: Table A3</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_Toc44088874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35</w:t>
            </w:r>
            <w:r w:rsidR="00EC311A" w:rsidRPr="00EC311A">
              <w:rPr>
                <w:rFonts w:ascii="Times New Roman" w:hAnsi="Times New Roman" w:cs="Times New Roman"/>
                <w:noProof/>
                <w:webHidden/>
                <w:sz w:val="24"/>
                <w:szCs w:val="24"/>
              </w:rPr>
              <w:fldChar w:fldCharType="end"/>
            </w:r>
          </w:hyperlink>
        </w:p>
        <w:p w14:paraId="48DF7396" w14:textId="43F4D042" w:rsidR="00EC311A" w:rsidRDefault="00B9303D" w:rsidP="008F6048">
          <w:pPr>
            <w:pStyle w:val="TOC2"/>
            <w:tabs>
              <w:tab w:val="right" w:leader="dot" w:pos="9016"/>
            </w:tabs>
            <w:spacing w:line="276" w:lineRule="auto"/>
            <w:rPr>
              <w:rFonts w:eastAsiaTheme="minorEastAsia"/>
              <w:noProof/>
              <w:lang w:eastAsia="en-GB"/>
            </w:rPr>
          </w:pPr>
          <w:hyperlink w:anchor="_Toc44088875" w:history="1">
            <w:r w:rsidR="00EC311A" w:rsidRPr="00EC311A">
              <w:rPr>
                <w:rStyle w:val="Hyperlink"/>
                <w:rFonts w:ascii="Times New Roman" w:hAnsi="Times New Roman" w:cs="Times New Roman"/>
                <w:noProof/>
                <w:color w:val="auto"/>
                <w:sz w:val="24"/>
                <w:szCs w:val="24"/>
              </w:rPr>
              <w:t>Add-on page: Description of work by student Bachelor BMS</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_Toc44088875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36</w:t>
            </w:r>
            <w:r w:rsidR="00EC311A" w:rsidRPr="00EC311A">
              <w:rPr>
                <w:rFonts w:ascii="Times New Roman" w:hAnsi="Times New Roman" w:cs="Times New Roman"/>
                <w:noProof/>
                <w:webHidden/>
                <w:sz w:val="24"/>
                <w:szCs w:val="24"/>
              </w:rPr>
              <w:fldChar w:fldCharType="end"/>
            </w:r>
          </w:hyperlink>
        </w:p>
        <w:p w14:paraId="38FA11EB" w14:textId="10494172" w:rsidR="00436ACA" w:rsidRPr="00436ACA" w:rsidRDefault="00436ACA" w:rsidP="008F6048">
          <w:pPr>
            <w:spacing w:line="276" w:lineRule="auto"/>
            <w:rPr>
              <w:rFonts w:ascii="Times New Roman" w:hAnsi="Times New Roman" w:cs="Times New Roman"/>
            </w:rPr>
          </w:pPr>
          <w:r w:rsidRPr="00436ACA">
            <w:rPr>
              <w:rFonts w:ascii="Times New Roman" w:hAnsi="Times New Roman" w:cs="Times New Roman"/>
              <w:noProof/>
              <w:sz w:val="24"/>
              <w:szCs w:val="24"/>
            </w:rPr>
            <w:fldChar w:fldCharType="end"/>
          </w:r>
        </w:p>
      </w:sdtContent>
    </w:sdt>
    <w:p w14:paraId="630D6D14" w14:textId="77777777" w:rsidR="008F6048" w:rsidRDefault="008F6048" w:rsidP="00484108">
      <w:pPr>
        <w:pStyle w:val="Heading2"/>
        <w:rPr>
          <w:sz w:val="24"/>
          <w:szCs w:val="24"/>
          <w:u w:val="single"/>
        </w:rPr>
      </w:pPr>
      <w:bookmarkStart w:id="7" w:name="_Toc44088850"/>
    </w:p>
    <w:p w14:paraId="4F6D808D" w14:textId="77777777" w:rsidR="008F6048" w:rsidRDefault="008F6048" w:rsidP="00484108">
      <w:pPr>
        <w:pStyle w:val="Heading2"/>
        <w:rPr>
          <w:sz w:val="24"/>
          <w:szCs w:val="24"/>
          <w:u w:val="single"/>
        </w:rPr>
      </w:pPr>
    </w:p>
    <w:p w14:paraId="39E5DB29" w14:textId="77777777" w:rsidR="008F6048" w:rsidRDefault="008F6048" w:rsidP="00484108">
      <w:pPr>
        <w:pStyle w:val="Heading2"/>
        <w:rPr>
          <w:sz w:val="24"/>
          <w:szCs w:val="24"/>
          <w:u w:val="single"/>
        </w:rPr>
      </w:pPr>
    </w:p>
    <w:p w14:paraId="7FD7A036" w14:textId="36E9942A" w:rsidR="00484108" w:rsidRPr="00484108" w:rsidRDefault="00484108" w:rsidP="00484108">
      <w:pPr>
        <w:pStyle w:val="Heading2"/>
        <w:rPr>
          <w:sz w:val="24"/>
          <w:szCs w:val="24"/>
          <w:u w:val="single"/>
        </w:rPr>
      </w:pPr>
      <w:r w:rsidRPr="00484108">
        <w:rPr>
          <w:sz w:val="24"/>
          <w:szCs w:val="24"/>
          <w:u w:val="single"/>
        </w:rPr>
        <w:lastRenderedPageBreak/>
        <w:t>Abstract</w:t>
      </w:r>
      <w:bookmarkEnd w:id="7"/>
    </w:p>
    <w:p w14:paraId="0E2A3C9E" w14:textId="0598EB8D"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Introduction</w:t>
      </w:r>
      <w:r w:rsidRPr="008429BB">
        <w:rPr>
          <w:rFonts w:ascii="Times New Roman" w:eastAsia="Times New Roman" w:hAnsi="Times New Roman" w:cs="Times New Roman"/>
          <w:color w:val="000000"/>
          <w:sz w:val="24"/>
          <w:szCs w:val="24"/>
          <w:lang w:eastAsia="en-GB"/>
        </w:rPr>
        <w:t xml:space="preserve">: Insulin resistance (IR) is an important accelerating factor in the development of type 2 diabetes (T2D), making it imperative to understand factors influencing it. Recently, </w:t>
      </w:r>
      <w:commentRangeStart w:id="8"/>
      <w:r w:rsidRPr="008429BB">
        <w:rPr>
          <w:rFonts w:ascii="Times New Roman" w:eastAsia="Times New Roman" w:hAnsi="Times New Roman" w:cs="Times New Roman"/>
          <w:color w:val="000000"/>
          <w:sz w:val="24"/>
          <w:szCs w:val="24"/>
          <w:lang w:eastAsia="en-GB"/>
        </w:rPr>
        <w:t xml:space="preserve">specific </w:t>
      </w:r>
      <w:ins w:id="9" w:author="Susan Steinbusch-Coort" w:date="2020-06-29T14:06:00Z">
        <w:r w:rsidR="00774097">
          <w:rPr>
            <w:rFonts w:ascii="Times New Roman" w:eastAsia="Times New Roman" w:hAnsi="Times New Roman" w:cs="Times New Roman"/>
            <w:color w:val="000000"/>
            <w:sz w:val="24"/>
            <w:szCs w:val="24"/>
            <w:lang w:eastAsia="en-GB"/>
          </w:rPr>
          <w:t xml:space="preserve">molecular </w:t>
        </w:r>
      </w:ins>
      <w:r w:rsidRPr="008429BB">
        <w:rPr>
          <w:rFonts w:ascii="Times New Roman" w:eastAsia="Times New Roman" w:hAnsi="Times New Roman" w:cs="Times New Roman"/>
          <w:color w:val="000000"/>
          <w:sz w:val="24"/>
          <w:szCs w:val="24"/>
          <w:lang w:eastAsia="en-GB"/>
        </w:rPr>
        <w:t>changes</w:t>
      </w:r>
      <w:ins w:id="10" w:author="Susan Steinbusch-Coort" w:date="2020-06-29T14:06:00Z">
        <w:r w:rsidR="00774097">
          <w:rPr>
            <w:rFonts w:ascii="Times New Roman" w:eastAsia="Times New Roman" w:hAnsi="Times New Roman" w:cs="Times New Roman"/>
            <w:color w:val="000000"/>
            <w:sz w:val="24"/>
            <w:szCs w:val="24"/>
            <w:lang w:eastAsia="en-GB"/>
          </w:rPr>
          <w:t xml:space="preserve"> </w:t>
        </w:r>
        <w:commentRangeEnd w:id="8"/>
        <w:r w:rsidR="00774097">
          <w:rPr>
            <w:rStyle w:val="CommentReference"/>
          </w:rPr>
          <w:commentReference w:id="8"/>
        </w:r>
        <w:r w:rsidR="00774097">
          <w:rPr>
            <w:rFonts w:ascii="Times New Roman" w:eastAsia="Times New Roman" w:hAnsi="Times New Roman" w:cs="Times New Roman"/>
            <w:color w:val="000000"/>
            <w:sz w:val="24"/>
            <w:szCs w:val="24"/>
            <w:lang w:eastAsia="en-GB"/>
          </w:rPr>
          <w:t>in</w:t>
        </w:r>
      </w:ins>
      <w:r w:rsidRPr="008429BB">
        <w:rPr>
          <w:rFonts w:ascii="Times New Roman" w:eastAsia="Times New Roman" w:hAnsi="Times New Roman" w:cs="Times New Roman"/>
          <w:color w:val="000000"/>
          <w:sz w:val="24"/>
          <w:szCs w:val="24"/>
          <w:lang w:eastAsia="en-GB"/>
        </w:rPr>
        <w:t xml:space="preserve"> </w:t>
      </w:r>
      <w:del w:id="11" w:author="Susan Steinbusch-Coort" w:date="2020-06-29T14:06:00Z">
        <w:r w:rsidRPr="008429BB" w:rsidDel="00774097">
          <w:rPr>
            <w:rFonts w:ascii="Times New Roman" w:eastAsia="Times New Roman" w:hAnsi="Times New Roman" w:cs="Times New Roman"/>
            <w:color w:val="000000"/>
            <w:sz w:val="24"/>
            <w:szCs w:val="24"/>
            <w:lang w:eastAsia="en-GB"/>
          </w:rPr>
          <w:delText xml:space="preserve">in the omics of </w:delText>
        </w:r>
      </w:del>
      <w:r w:rsidRPr="008429BB">
        <w:rPr>
          <w:rFonts w:ascii="Times New Roman" w:eastAsia="Times New Roman" w:hAnsi="Times New Roman" w:cs="Times New Roman"/>
          <w:color w:val="000000"/>
          <w:sz w:val="24"/>
          <w:szCs w:val="24"/>
          <w:lang w:eastAsia="en-GB"/>
        </w:rPr>
        <w:t xml:space="preserve">IR individuals have been discovered </w:t>
      </w:r>
      <w:commentRangeStart w:id="12"/>
      <w:r w:rsidRPr="008429BB">
        <w:rPr>
          <w:rFonts w:ascii="Times New Roman" w:eastAsia="Times New Roman" w:hAnsi="Times New Roman" w:cs="Times New Roman"/>
          <w:color w:val="000000"/>
          <w:sz w:val="24"/>
          <w:szCs w:val="24"/>
          <w:lang w:eastAsia="en-GB"/>
        </w:rPr>
        <w:t>and have been shown</w:t>
      </w:r>
      <w:r w:rsidRPr="008429BB">
        <w:rPr>
          <w:rFonts w:ascii="Times New Roman" w:eastAsia="Times New Roman" w:hAnsi="Times New Roman" w:cs="Times New Roman"/>
          <w:color w:val="FF9900"/>
          <w:sz w:val="24"/>
          <w:szCs w:val="24"/>
          <w:lang w:eastAsia="en-GB"/>
        </w:rPr>
        <w:t xml:space="preserve"> to interact</w:t>
      </w:r>
      <w:r w:rsidRPr="008429BB">
        <w:rPr>
          <w:rFonts w:ascii="Times New Roman" w:eastAsia="Times New Roman" w:hAnsi="Times New Roman" w:cs="Times New Roman"/>
          <w:color w:val="000000"/>
          <w:sz w:val="24"/>
          <w:szCs w:val="24"/>
          <w:lang w:eastAsia="en-GB"/>
        </w:rPr>
        <w:t>.</w:t>
      </w:r>
      <w:commentRangeEnd w:id="12"/>
      <w:r w:rsidR="00774097">
        <w:rPr>
          <w:rStyle w:val="CommentReference"/>
        </w:rPr>
        <w:commentReference w:id="12"/>
      </w:r>
      <w:r w:rsidRPr="008429BB">
        <w:rPr>
          <w:rFonts w:ascii="Times New Roman" w:eastAsia="Times New Roman" w:hAnsi="Times New Roman" w:cs="Times New Roman"/>
          <w:color w:val="000000"/>
          <w:sz w:val="24"/>
          <w:szCs w:val="24"/>
          <w:lang w:eastAsia="en-GB"/>
        </w:rPr>
        <w:t xml:space="preserve"> Nevertheless, general changes in the omics of IR individuals as well as how these changes are related, is still uncertain. </w:t>
      </w:r>
    </w:p>
    <w:p w14:paraId="05643CC3"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717BC3A1"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Aim</w:t>
      </w:r>
      <w:r w:rsidRPr="008429BB">
        <w:rPr>
          <w:rFonts w:ascii="Times New Roman" w:eastAsia="Times New Roman" w:hAnsi="Times New Roman" w:cs="Times New Roman"/>
          <w:color w:val="000000"/>
          <w:sz w:val="24"/>
          <w:szCs w:val="24"/>
          <w:lang w:eastAsia="en-GB"/>
        </w:rPr>
        <w:t xml:space="preserve">: Determine differences in the microbiome, host proteome and host metabolome between IR and insulin sensitive (IS) pre diabetics </w:t>
      </w:r>
      <w:r w:rsidRPr="008429BB">
        <w:rPr>
          <w:rFonts w:ascii="Times New Roman" w:eastAsia="Times New Roman" w:hAnsi="Times New Roman" w:cs="Times New Roman"/>
          <w:color w:val="FF9900"/>
          <w:sz w:val="24"/>
          <w:szCs w:val="24"/>
          <w:lang w:eastAsia="en-GB"/>
        </w:rPr>
        <w:t>as well as</w:t>
      </w:r>
      <w:r w:rsidRPr="008429BB">
        <w:rPr>
          <w:rFonts w:ascii="Times New Roman" w:eastAsia="Times New Roman" w:hAnsi="Times New Roman" w:cs="Times New Roman"/>
          <w:color w:val="000000"/>
          <w:sz w:val="24"/>
          <w:szCs w:val="24"/>
          <w:lang w:eastAsia="en-GB"/>
        </w:rPr>
        <w:t xml:space="preserve"> investigate any biological consequences of these changes. </w:t>
      </w:r>
    </w:p>
    <w:p w14:paraId="340CD992"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6C038709"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Methods</w:t>
      </w:r>
      <w:r w:rsidRPr="008429BB">
        <w:rPr>
          <w:rFonts w:ascii="Times New Roman" w:eastAsia="Times New Roman" w:hAnsi="Times New Roman" w:cs="Times New Roman"/>
          <w:color w:val="000000"/>
          <w:sz w:val="24"/>
          <w:szCs w:val="24"/>
          <w:lang w:eastAsia="en-GB"/>
        </w:rPr>
        <w:t>: Data from the integrative Human Microbiome Project’s study concerning T2D was used, with only individuals classified as IR or IS being included. Group separation concerning the microbiome was visualized and factors contributing to this separation were investigated. Significant changes in metabolite and protein abundance were determined and the possible biological implications investigated. Finally, potential host metabolome-microbiome interactions were explored</w:t>
      </w:r>
      <w:r w:rsidRPr="008429BB">
        <w:rPr>
          <w:rFonts w:ascii="Times New Roman" w:eastAsia="Times New Roman" w:hAnsi="Times New Roman" w:cs="Times New Roman"/>
          <w:color w:val="FF9900"/>
          <w:sz w:val="24"/>
          <w:szCs w:val="24"/>
          <w:lang w:eastAsia="en-GB"/>
        </w:rPr>
        <w:t xml:space="preserve"> using an integrative analysis</w:t>
      </w:r>
      <w:r w:rsidRPr="008429BB">
        <w:rPr>
          <w:rFonts w:ascii="Times New Roman" w:eastAsia="Times New Roman" w:hAnsi="Times New Roman" w:cs="Times New Roman"/>
          <w:color w:val="000000"/>
          <w:sz w:val="24"/>
          <w:szCs w:val="24"/>
          <w:lang w:eastAsia="en-GB"/>
        </w:rPr>
        <w:t>. </w:t>
      </w:r>
    </w:p>
    <w:p w14:paraId="5E604BAB"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2F43D270"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Results</w:t>
      </w:r>
      <w:r w:rsidRPr="008429BB">
        <w:rPr>
          <w:rFonts w:ascii="Times New Roman" w:eastAsia="Times New Roman" w:hAnsi="Times New Roman" w:cs="Times New Roman"/>
          <w:color w:val="000000"/>
          <w:sz w:val="24"/>
          <w:szCs w:val="24"/>
          <w:lang w:eastAsia="en-GB"/>
        </w:rPr>
        <w:t xml:space="preserve">: Significant separation in the metagenomes of the 2 groups was observed. A lower mean abundance of </w:t>
      </w:r>
      <w:proofErr w:type="spellStart"/>
      <w:r w:rsidRPr="008429BB">
        <w:rPr>
          <w:rFonts w:ascii="Times New Roman" w:eastAsia="Times New Roman" w:hAnsi="Times New Roman" w:cs="Times New Roman"/>
          <w:i/>
          <w:iCs/>
          <w:color w:val="000000"/>
          <w:sz w:val="24"/>
          <w:szCs w:val="24"/>
          <w:lang w:eastAsia="en-GB"/>
        </w:rPr>
        <w:t>Bateroidetes</w:t>
      </w:r>
      <w:proofErr w:type="spellEnd"/>
      <w:r w:rsidRPr="008429BB">
        <w:rPr>
          <w:rFonts w:ascii="Times New Roman" w:eastAsia="Times New Roman" w:hAnsi="Times New Roman" w:cs="Times New Roman"/>
          <w:color w:val="000000"/>
          <w:sz w:val="24"/>
          <w:szCs w:val="24"/>
          <w:lang w:eastAsia="en-GB"/>
        </w:rPr>
        <w:t xml:space="preserve">, </w:t>
      </w:r>
      <w:r w:rsidRPr="008429BB">
        <w:rPr>
          <w:rFonts w:ascii="Times New Roman" w:eastAsia="Times New Roman" w:hAnsi="Times New Roman" w:cs="Times New Roman"/>
          <w:i/>
          <w:iCs/>
          <w:color w:val="000000"/>
          <w:sz w:val="24"/>
          <w:szCs w:val="24"/>
          <w:lang w:eastAsia="en-GB"/>
        </w:rPr>
        <w:t xml:space="preserve">Firmicutes </w:t>
      </w:r>
      <w:r w:rsidRPr="008429BB">
        <w:rPr>
          <w:rFonts w:ascii="Times New Roman" w:eastAsia="Times New Roman" w:hAnsi="Times New Roman" w:cs="Times New Roman"/>
          <w:color w:val="000000"/>
          <w:sz w:val="24"/>
          <w:szCs w:val="24"/>
          <w:lang w:eastAsia="en-GB"/>
        </w:rPr>
        <w:t xml:space="preserve">and </w:t>
      </w:r>
      <w:r w:rsidRPr="008429BB">
        <w:rPr>
          <w:rFonts w:ascii="Times New Roman" w:eastAsia="Times New Roman" w:hAnsi="Times New Roman" w:cs="Times New Roman"/>
          <w:i/>
          <w:iCs/>
          <w:color w:val="000000"/>
          <w:sz w:val="24"/>
          <w:szCs w:val="24"/>
          <w:lang w:eastAsia="en-GB"/>
        </w:rPr>
        <w:t xml:space="preserve">Proteobacteria </w:t>
      </w:r>
      <w:r w:rsidRPr="008429BB">
        <w:rPr>
          <w:rFonts w:ascii="Times New Roman" w:eastAsia="Times New Roman" w:hAnsi="Times New Roman" w:cs="Times New Roman"/>
          <w:color w:val="000000"/>
          <w:sz w:val="24"/>
          <w:szCs w:val="24"/>
          <w:lang w:eastAsia="en-GB"/>
        </w:rPr>
        <w:t>in IR were found to be potential explanations for this observation. Some of the microbes contributing most to the metagenomic separation supported these changes, while others contradicted them. </w:t>
      </w:r>
    </w:p>
    <w:p w14:paraId="57ECDB11"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color w:val="000000"/>
          <w:sz w:val="24"/>
          <w:szCs w:val="24"/>
          <w:lang w:eastAsia="en-GB"/>
        </w:rPr>
        <w:t>40 metabolites and 23 proteins were found to be significantly altered. Many were implicated in immune function, lipid homeostasis or energy homeostasis and 2 of the significantly altered metabolites were also generated by the metagenomic-metabolomic integrative analysis. </w:t>
      </w:r>
    </w:p>
    <w:p w14:paraId="2A845C35" w14:textId="6F4A5A33" w:rsidR="0072269C" w:rsidRDefault="00484108" w:rsidP="00484108">
      <w:pPr>
        <w:spacing w:line="360" w:lineRule="auto"/>
        <w:jc w:val="both"/>
        <w:rPr>
          <w:rFonts w:ascii="Times New Roman" w:eastAsia="Times New Roman" w:hAnsi="Times New Roman" w:cs="Times New Roman"/>
          <w:color w:val="000000"/>
          <w:sz w:val="24"/>
          <w:szCs w:val="24"/>
          <w:lang w:eastAsia="en-GB"/>
        </w:rPr>
      </w:pPr>
      <w:r w:rsidRPr="008429BB">
        <w:rPr>
          <w:rFonts w:ascii="Times New Roman" w:eastAsia="Times New Roman" w:hAnsi="Times New Roman" w:cs="Times New Roman"/>
          <w:sz w:val="24"/>
          <w:szCs w:val="24"/>
          <w:lang w:eastAsia="en-GB"/>
        </w:rPr>
        <w:br/>
      </w:r>
      <w:r w:rsidRPr="008429BB">
        <w:rPr>
          <w:rFonts w:ascii="Times New Roman" w:eastAsia="Times New Roman" w:hAnsi="Times New Roman" w:cs="Times New Roman"/>
          <w:i/>
          <w:iCs/>
          <w:color w:val="000000"/>
          <w:sz w:val="24"/>
          <w:szCs w:val="24"/>
          <w:u w:val="single"/>
          <w:lang w:eastAsia="en-GB"/>
        </w:rPr>
        <w:t>Conclusion</w:t>
      </w:r>
      <w:r w:rsidRPr="008429BB">
        <w:rPr>
          <w:rFonts w:ascii="Times New Roman" w:eastAsia="Times New Roman" w:hAnsi="Times New Roman" w:cs="Times New Roman"/>
          <w:color w:val="000000"/>
          <w:sz w:val="24"/>
          <w:szCs w:val="24"/>
          <w:lang w:eastAsia="en-GB"/>
        </w:rPr>
        <w:t>: The microbiome, host proteome and host metabolome were shown to be significantly different between the IR and IS subjects. Several of the significantly altered metabolites and proteins were associated with some biological consequences of IR. Future research into these proteins/metabolites and the functional implications of the microbiome alterations could uncover preventative strategies for T2D.</w:t>
      </w:r>
    </w:p>
    <w:p w14:paraId="12735A08" w14:textId="70F7B3FD" w:rsidR="00484108" w:rsidRPr="0012386A" w:rsidRDefault="00831055" w:rsidP="00484108">
      <w:pPr>
        <w:spacing w:line="360" w:lineRule="auto"/>
        <w:jc w:val="both"/>
        <w:rPr>
          <w:rFonts w:ascii="Times New Roman" w:hAnsi="Times New Roman" w:cs="Times New Roman"/>
          <w:color w:val="ED7D31" w:themeColor="accent2"/>
          <w:sz w:val="24"/>
          <w:szCs w:val="24"/>
        </w:rPr>
      </w:pPr>
      <w:r w:rsidRPr="00003DA5">
        <w:rPr>
          <w:rFonts w:ascii="Times New Roman" w:hAnsi="Times New Roman" w:cs="Times New Roman"/>
          <w:i/>
          <w:iCs/>
          <w:color w:val="ED7D31" w:themeColor="accent2"/>
          <w:sz w:val="24"/>
          <w:szCs w:val="24"/>
          <w:u w:val="single"/>
        </w:rPr>
        <w:t>Keywords</w:t>
      </w:r>
      <w:r w:rsidRPr="0012386A">
        <w:rPr>
          <w:rFonts w:ascii="Times New Roman" w:hAnsi="Times New Roman" w:cs="Times New Roman"/>
          <w:color w:val="ED7D31" w:themeColor="accent2"/>
          <w:sz w:val="24"/>
          <w:szCs w:val="24"/>
        </w:rPr>
        <w:t xml:space="preserve">: type 2 diabetes, insulin resistance, metabolomics, </w:t>
      </w:r>
      <w:r w:rsidR="00A828BD" w:rsidRPr="0012386A">
        <w:rPr>
          <w:rFonts w:ascii="Times New Roman" w:hAnsi="Times New Roman" w:cs="Times New Roman"/>
          <w:color w:val="ED7D31" w:themeColor="accent2"/>
          <w:sz w:val="24"/>
          <w:szCs w:val="24"/>
        </w:rPr>
        <w:t xml:space="preserve">proteomics, gut microbiome. </w:t>
      </w:r>
    </w:p>
    <w:p w14:paraId="5642D4AB" w14:textId="7106BCC2" w:rsidR="00C64E27" w:rsidRPr="00F42879" w:rsidRDefault="00C64E27" w:rsidP="00C64E27">
      <w:pPr>
        <w:pStyle w:val="Heading2"/>
        <w:spacing w:after="240" w:afterAutospacing="0"/>
        <w:jc w:val="both"/>
        <w:rPr>
          <w:sz w:val="24"/>
          <w:szCs w:val="24"/>
          <w:u w:val="single"/>
        </w:rPr>
      </w:pPr>
      <w:bookmarkStart w:id="13" w:name="_Toc44088851"/>
      <w:commentRangeStart w:id="14"/>
      <w:r w:rsidRPr="00F42879">
        <w:rPr>
          <w:sz w:val="24"/>
          <w:szCs w:val="24"/>
          <w:u w:val="single"/>
        </w:rPr>
        <w:lastRenderedPageBreak/>
        <w:t>Introduction </w:t>
      </w:r>
      <w:commentRangeEnd w:id="14"/>
      <w:r w:rsidR="00CB2C0A">
        <w:rPr>
          <w:rStyle w:val="CommentReference"/>
          <w:rFonts w:asciiTheme="minorHAnsi" w:eastAsiaTheme="minorHAnsi" w:hAnsiTheme="minorHAnsi" w:cstheme="minorBidi"/>
          <w:b w:val="0"/>
          <w:bCs w:val="0"/>
          <w:lang w:eastAsia="en-US"/>
        </w:rPr>
        <w:commentReference w:id="14"/>
      </w:r>
      <w:bookmarkEnd w:id="13"/>
    </w:p>
    <w:p w14:paraId="31193D8A" w14:textId="4772CA88" w:rsidR="00CF600F" w:rsidRDefault="004A36DA" w:rsidP="00D04A98">
      <w:pPr>
        <w:spacing w:after="0" w:line="360" w:lineRule="auto"/>
        <w:jc w:val="both"/>
        <w:rPr>
          <w:rFonts w:ascii="Times New Roman" w:hAnsi="Times New Roman" w:cs="Times New Roman"/>
          <w:color w:val="000000"/>
          <w:sz w:val="24"/>
          <w:szCs w:val="24"/>
        </w:rPr>
      </w:pPr>
      <w:r w:rsidRPr="004A36DA">
        <w:rPr>
          <w:rFonts w:ascii="Times New Roman" w:hAnsi="Times New Roman" w:cs="Times New Roman"/>
          <w:color w:val="000000"/>
          <w:sz w:val="24"/>
          <w:szCs w:val="24"/>
        </w:rPr>
        <w:t xml:space="preserve">Diabetes is one of the major chronic diseases burdening the present-day healthcare systems and is predicted to continue to increase in prevalence, with a 51% expected increase in cases from 2019 to 2045 </w:t>
      </w:r>
      <w:r w:rsidR="00F66562">
        <w:rPr>
          <w:rFonts w:ascii="Times New Roman" w:hAnsi="Times New Roman" w:cs="Times New Roman"/>
          <w:color w:val="000000"/>
          <w:sz w:val="24"/>
          <w:szCs w:val="24"/>
        </w:rPr>
        <w:fldChar w:fldCharType="begin"/>
      </w:r>
      <w:r w:rsidR="00F66562">
        <w:rPr>
          <w:rFonts w:ascii="Times New Roman" w:hAnsi="Times New Roman" w:cs="Times New Roman"/>
          <w:color w:val="000000"/>
          <w:sz w:val="24"/>
          <w:szCs w:val="24"/>
        </w:rPr>
        <w:instrText xml:space="preserve"> ADDIN EN.CITE &lt;EndNote&gt;&lt;Cite&gt;&lt;Author&gt;IFD&lt;/Author&gt;&lt;Year&gt;2019&lt;/Year&gt;&lt;RecNum&gt;228&lt;/RecNum&gt;&lt;DisplayText&gt;(1)&lt;/DisplayText&gt;&lt;record&gt;&lt;rec-number&gt;228&lt;/rec-number&gt;&lt;foreign-keys&gt;&lt;key app="EN" db-id="f9f5zf0wndr25ae0t9np2tznxfxvw99xr09a" timestamp="1591898079"&gt;228&lt;/key&gt;&lt;/foreign-keys&gt;&lt;ref-type name="Journal Article"&gt;17&lt;/ref-type&gt;&lt;contributors&gt;&lt;authors&gt;&lt;author&gt;IFD&lt;/author&gt;&lt;/authors&gt;&lt;/contributors&gt;&lt;titles&gt;&lt;title&gt;IDF Diabetes Atlas, 9th edn. Brussels, Belgium: International Diabetes Federation 2019&lt;/title&gt;&lt;/titles&gt;&lt;dates&gt;&lt;year&gt;2019&lt;/year&gt;&lt;/dates&gt;&lt;urls&gt;&lt;/urls&gt;&lt;/record&gt;&lt;/Cite&gt;&lt;/EndNote&gt;</w:instrText>
      </w:r>
      <w:r w:rsidR="00F66562">
        <w:rPr>
          <w:rFonts w:ascii="Times New Roman" w:hAnsi="Times New Roman" w:cs="Times New Roman"/>
          <w:color w:val="000000"/>
          <w:sz w:val="24"/>
          <w:szCs w:val="24"/>
        </w:rPr>
        <w:fldChar w:fldCharType="separate"/>
      </w:r>
      <w:r w:rsidR="00F66562">
        <w:rPr>
          <w:rFonts w:ascii="Times New Roman" w:hAnsi="Times New Roman" w:cs="Times New Roman"/>
          <w:noProof/>
          <w:color w:val="000000"/>
          <w:sz w:val="24"/>
          <w:szCs w:val="24"/>
        </w:rPr>
        <w:t>(1)</w:t>
      </w:r>
      <w:r w:rsidR="00F66562">
        <w:rPr>
          <w:rFonts w:ascii="Times New Roman" w:hAnsi="Times New Roman" w:cs="Times New Roman"/>
          <w:color w:val="000000"/>
          <w:sz w:val="24"/>
          <w:szCs w:val="24"/>
        </w:rPr>
        <w:fldChar w:fldCharType="end"/>
      </w:r>
      <w:r w:rsidRPr="004A36DA">
        <w:rPr>
          <w:rFonts w:ascii="Times New Roman" w:hAnsi="Times New Roman" w:cs="Times New Roman"/>
          <w:color w:val="000000"/>
          <w:sz w:val="24"/>
          <w:szCs w:val="24"/>
        </w:rPr>
        <w:t xml:space="preserve">. </w:t>
      </w:r>
      <w:r w:rsidR="00A6049F">
        <w:rPr>
          <w:rFonts w:ascii="Times New Roman" w:hAnsi="Times New Roman" w:cs="Times New Roman"/>
          <w:color w:val="000000"/>
          <w:sz w:val="24"/>
          <w:szCs w:val="24"/>
        </w:rPr>
        <w:t xml:space="preserve">Type 2 diabetes will </w:t>
      </w:r>
      <w:r w:rsidR="00080536">
        <w:rPr>
          <w:rFonts w:ascii="Times New Roman" w:hAnsi="Times New Roman" w:cs="Times New Roman"/>
          <w:color w:val="000000"/>
          <w:sz w:val="24"/>
          <w:szCs w:val="24"/>
        </w:rPr>
        <w:t xml:space="preserve">likely comprise 90-95% of these cases </w:t>
      </w:r>
      <w:r w:rsidR="00975B01">
        <w:rPr>
          <w:rFonts w:ascii="Times New Roman" w:hAnsi="Times New Roman" w:cs="Times New Roman"/>
          <w:color w:val="000000"/>
          <w:sz w:val="24"/>
          <w:szCs w:val="24"/>
        </w:rPr>
        <w:fldChar w:fldCharType="begin"/>
      </w:r>
      <w:r w:rsidR="00975B01">
        <w:rPr>
          <w:rFonts w:ascii="Times New Roman" w:hAnsi="Times New Roman" w:cs="Times New Roman"/>
          <w:color w:val="000000"/>
          <w:sz w:val="24"/>
          <w:szCs w:val="24"/>
        </w:rPr>
        <w:instrText xml:space="preserve"> ADDIN EN.CITE &lt;EndNote&gt;&lt;Cite&gt;&lt;Author&gt;Association&lt;/Author&gt;&lt;Year&gt;2019&lt;/Year&gt;&lt;RecNum&gt;229&lt;/RecNum&gt;&lt;DisplayText&gt;(2)&lt;/DisplayText&gt;&lt;record&gt;&lt;rec-number&gt;229&lt;/rec-number&gt;&lt;foreign-keys&gt;&lt;key app="EN" db-id="f9f5zf0wndr25ae0t9np2tznxfxvw99xr09a" timestamp="1591898259"&gt;229&lt;/key&gt;&lt;/foreign-keys&gt;&lt;ref-type name="Journal Article"&gt;17&lt;/ref-type&gt;&lt;contributors&gt;&lt;authors&gt;&lt;author&gt;American Diabetes Association&lt;/author&gt;&lt;/authors&gt;&lt;/contributors&gt;&lt;titles&gt;&lt;title&gt;2. Classification and diagnosis of diabetes: standards of medical care in diabetes—2019&lt;/title&gt;&lt;secondary-title&gt;Diabetes Care&lt;/secondary-title&gt;&lt;/titles&gt;&lt;periodical&gt;&lt;full-title&gt;Diabetes care&lt;/full-title&gt;&lt;/periodical&gt;&lt;pages&gt;S13-S28&lt;/pages&gt;&lt;volume&gt;42&lt;/volume&gt;&lt;number&gt;Supplement 1&lt;/number&gt;&lt;dates&gt;&lt;year&gt;2019&lt;/year&gt;&lt;/dates&gt;&lt;isbn&gt;0149-5992&lt;/isbn&gt;&lt;urls&gt;&lt;/urls&gt;&lt;/record&gt;&lt;/Cite&gt;&lt;/EndNote&gt;</w:instrText>
      </w:r>
      <w:r w:rsidR="00975B01">
        <w:rPr>
          <w:rFonts w:ascii="Times New Roman" w:hAnsi="Times New Roman" w:cs="Times New Roman"/>
          <w:color w:val="000000"/>
          <w:sz w:val="24"/>
          <w:szCs w:val="24"/>
        </w:rPr>
        <w:fldChar w:fldCharType="separate"/>
      </w:r>
      <w:r w:rsidR="00975B01">
        <w:rPr>
          <w:rFonts w:ascii="Times New Roman" w:hAnsi="Times New Roman" w:cs="Times New Roman"/>
          <w:noProof/>
          <w:color w:val="000000"/>
          <w:sz w:val="24"/>
          <w:szCs w:val="24"/>
        </w:rPr>
        <w:t>(2)</w:t>
      </w:r>
      <w:r w:rsidR="00975B01">
        <w:rPr>
          <w:rFonts w:ascii="Times New Roman" w:hAnsi="Times New Roman" w:cs="Times New Roman"/>
          <w:color w:val="000000"/>
          <w:sz w:val="24"/>
          <w:szCs w:val="24"/>
        </w:rPr>
        <w:fldChar w:fldCharType="end"/>
      </w:r>
      <w:r w:rsidR="00975B01">
        <w:rPr>
          <w:rFonts w:ascii="Times New Roman" w:hAnsi="Times New Roman" w:cs="Times New Roman"/>
          <w:color w:val="000000"/>
          <w:sz w:val="24"/>
          <w:szCs w:val="24"/>
        </w:rPr>
        <w:t xml:space="preserve">, </w:t>
      </w:r>
      <w:r w:rsidR="00D81864">
        <w:rPr>
          <w:rFonts w:ascii="Times New Roman" w:hAnsi="Times New Roman" w:cs="Times New Roman"/>
          <w:color w:val="000000"/>
          <w:sz w:val="24"/>
          <w:szCs w:val="24"/>
        </w:rPr>
        <w:t xml:space="preserve">thus, </w:t>
      </w:r>
      <w:r w:rsidR="00080536">
        <w:rPr>
          <w:rFonts w:ascii="Times New Roman" w:hAnsi="Times New Roman" w:cs="Times New Roman"/>
          <w:color w:val="000000"/>
          <w:sz w:val="24"/>
          <w:szCs w:val="24"/>
        </w:rPr>
        <w:t xml:space="preserve">making it a much more pressing public-health concern than type 1. </w:t>
      </w:r>
      <w:r w:rsidR="00181F79" w:rsidRPr="00181F79">
        <w:rPr>
          <w:rFonts w:ascii="Times New Roman" w:hAnsi="Times New Roman" w:cs="Times New Roman"/>
          <w:color w:val="000000"/>
          <w:sz w:val="24"/>
          <w:szCs w:val="24"/>
        </w:rPr>
        <w:t xml:space="preserve">Despite </w:t>
      </w:r>
      <w:r w:rsidR="00F44AA7">
        <w:rPr>
          <w:rFonts w:ascii="Times New Roman" w:hAnsi="Times New Roman" w:cs="Times New Roman"/>
          <w:color w:val="000000"/>
          <w:sz w:val="24"/>
          <w:szCs w:val="24"/>
        </w:rPr>
        <w:t>its high prevalence,</w:t>
      </w:r>
      <w:r w:rsidR="00181F79" w:rsidRPr="00181F79">
        <w:rPr>
          <w:rFonts w:ascii="Times New Roman" w:hAnsi="Times New Roman" w:cs="Times New Roman"/>
          <w:color w:val="000000"/>
          <w:sz w:val="24"/>
          <w:szCs w:val="24"/>
        </w:rPr>
        <w:t xml:space="preserve"> the biological mechanism underlying </w:t>
      </w:r>
      <w:r w:rsidR="00F44AA7">
        <w:rPr>
          <w:rFonts w:ascii="Times New Roman" w:hAnsi="Times New Roman" w:cs="Times New Roman"/>
          <w:color w:val="000000"/>
          <w:sz w:val="24"/>
          <w:szCs w:val="24"/>
        </w:rPr>
        <w:t>T2D</w:t>
      </w:r>
      <w:r w:rsidR="00181F79" w:rsidRPr="00181F79">
        <w:rPr>
          <w:rFonts w:ascii="Times New Roman" w:hAnsi="Times New Roman" w:cs="Times New Roman"/>
          <w:color w:val="000000"/>
          <w:sz w:val="24"/>
          <w:szCs w:val="24"/>
        </w:rPr>
        <w:t xml:space="preserve"> development and the physiological changes that occur as a result are not entirely understood. Nevertheless, it is generally accepted that T2D is characterized by insulin resistance</w:t>
      </w:r>
      <w:r w:rsidR="00A22C98">
        <w:rPr>
          <w:rFonts w:ascii="Times New Roman" w:hAnsi="Times New Roman" w:cs="Times New Roman"/>
          <w:color w:val="000000"/>
          <w:sz w:val="24"/>
          <w:szCs w:val="24"/>
        </w:rPr>
        <w:t xml:space="preserve"> (IR)</w:t>
      </w:r>
      <w:r w:rsidR="00181F79" w:rsidRPr="00181F79">
        <w:rPr>
          <w:rFonts w:ascii="Times New Roman" w:hAnsi="Times New Roman" w:cs="Times New Roman"/>
          <w:color w:val="000000"/>
          <w:sz w:val="24"/>
          <w:szCs w:val="24"/>
        </w:rPr>
        <w:t>.</w:t>
      </w:r>
    </w:p>
    <w:p w14:paraId="09862CB6" w14:textId="58A289D2" w:rsidR="00F74798" w:rsidRDefault="00A22C98" w:rsidP="00D04A98">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IR</w:t>
      </w:r>
      <w:r w:rsidR="00E739ED">
        <w:rPr>
          <w:rFonts w:ascii="Times New Roman" w:hAnsi="Times New Roman" w:cs="Times New Roman"/>
          <w:color w:val="000000"/>
          <w:sz w:val="24"/>
          <w:szCs w:val="24"/>
        </w:rPr>
        <w:t xml:space="preserve"> is</w:t>
      </w:r>
      <w:r w:rsidR="00A12AED">
        <w:rPr>
          <w:rFonts w:ascii="Times New Roman" w:hAnsi="Times New Roman" w:cs="Times New Roman"/>
          <w:color w:val="000000"/>
          <w:sz w:val="24"/>
          <w:szCs w:val="24"/>
        </w:rPr>
        <w:t xml:space="preserve"> a</w:t>
      </w:r>
      <w:r w:rsidR="00E739ED">
        <w:rPr>
          <w:rFonts w:ascii="Times New Roman" w:hAnsi="Times New Roman" w:cs="Times New Roman"/>
          <w:color w:val="000000"/>
          <w:sz w:val="24"/>
          <w:szCs w:val="24"/>
        </w:rPr>
        <w:t xml:space="preserve"> </w:t>
      </w:r>
      <w:r w:rsidR="00852C07">
        <w:rPr>
          <w:rFonts w:ascii="Times New Roman" w:hAnsi="Times New Roman" w:cs="Times New Roman"/>
          <w:color w:val="000000"/>
          <w:sz w:val="24"/>
          <w:szCs w:val="24"/>
        </w:rPr>
        <w:t xml:space="preserve">state in which </w:t>
      </w:r>
      <w:r w:rsidR="0093082B">
        <w:rPr>
          <w:rFonts w:ascii="Times New Roman" w:hAnsi="Times New Roman" w:cs="Times New Roman"/>
          <w:color w:val="000000"/>
          <w:sz w:val="24"/>
          <w:szCs w:val="24"/>
        </w:rPr>
        <w:t>the bod</w:t>
      </w:r>
      <w:r w:rsidR="00011DEA">
        <w:rPr>
          <w:rFonts w:ascii="Times New Roman" w:hAnsi="Times New Roman" w:cs="Times New Roman"/>
          <w:color w:val="000000"/>
          <w:sz w:val="24"/>
          <w:szCs w:val="24"/>
        </w:rPr>
        <w:t xml:space="preserve">y’s cells </w:t>
      </w:r>
      <w:r w:rsidR="0093082B">
        <w:rPr>
          <w:rFonts w:ascii="Times New Roman" w:hAnsi="Times New Roman" w:cs="Times New Roman"/>
          <w:color w:val="000000"/>
          <w:sz w:val="24"/>
          <w:szCs w:val="24"/>
        </w:rPr>
        <w:t xml:space="preserve">respond </w:t>
      </w:r>
      <w:r w:rsidR="00EB518D">
        <w:rPr>
          <w:rFonts w:ascii="Times New Roman" w:hAnsi="Times New Roman" w:cs="Times New Roman"/>
          <w:color w:val="000000"/>
          <w:sz w:val="24"/>
          <w:szCs w:val="24"/>
        </w:rPr>
        <w:t>in a less-than-</w:t>
      </w:r>
      <w:r w:rsidR="0093082B">
        <w:rPr>
          <w:rFonts w:ascii="Times New Roman" w:hAnsi="Times New Roman" w:cs="Times New Roman"/>
          <w:color w:val="000000"/>
          <w:sz w:val="24"/>
          <w:szCs w:val="24"/>
        </w:rPr>
        <w:t>adequate</w:t>
      </w:r>
      <w:r w:rsidR="00EB518D">
        <w:rPr>
          <w:rFonts w:ascii="Times New Roman" w:hAnsi="Times New Roman" w:cs="Times New Roman"/>
          <w:color w:val="000000"/>
          <w:sz w:val="24"/>
          <w:szCs w:val="24"/>
        </w:rPr>
        <w:t xml:space="preserve"> way</w:t>
      </w:r>
      <w:r w:rsidR="0093082B">
        <w:rPr>
          <w:rFonts w:ascii="Times New Roman" w:hAnsi="Times New Roman" w:cs="Times New Roman"/>
          <w:color w:val="000000"/>
          <w:sz w:val="24"/>
          <w:szCs w:val="24"/>
        </w:rPr>
        <w:t xml:space="preserve"> to a given concentration of insulin</w:t>
      </w:r>
      <w:r w:rsidR="00011DEA">
        <w:rPr>
          <w:rFonts w:ascii="Times New Roman" w:hAnsi="Times New Roman" w:cs="Times New Roman"/>
          <w:color w:val="000000"/>
          <w:sz w:val="24"/>
          <w:szCs w:val="24"/>
        </w:rPr>
        <w:t xml:space="preserve">. </w:t>
      </w:r>
      <w:r w:rsidR="00567E34">
        <w:rPr>
          <w:rFonts w:ascii="Times New Roman" w:hAnsi="Times New Roman" w:cs="Times New Roman"/>
          <w:color w:val="000000"/>
          <w:sz w:val="24"/>
          <w:szCs w:val="24"/>
        </w:rPr>
        <w:t xml:space="preserve">It can be caused by a variety of factors of which ectopic fat storage from excessive caloric intake is the most widely accepted </w:t>
      </w:r>
      <w:r w:rsidR="0080106E">
        <w:rPr>
          <w:rFonts w:ascii="Times New Roman" w:hAnsi="Times New Roman" w:cs="Times New Roman"/>
          <w:color w:val="000000"/>
          <w:sz w:val="24"/>
          <w:szCs w:val="24"/>
        </w:rPr>
        <w:fldChar w:fldCharType="begin"/>
      </w:r>
      <w:r w:rsidR="0080106E">
        <w:rPr>
          <w:rFonts w:ascii="Times New Roman" w:hAnsi="Times New Roman" w:cs="Times New Roman"/>
          <w:color w:val="000000"/>
          <w:sz w:val="24"/>
          <w:szCs w:val="24"/>
        </w:rPr>
        <w:instrText xml:space="preserve"> ADDIN EN.CITE &lt;EndNote&gt;&lt;Cite&gt;&lt;Author&gt;Samuel&lt;/Author&gt;&lt;Year&gt;2016&lt;/Year&gt;&lt;RecNum&gt;2&lt;/RecNum&gt;&lt;DisplayText&gt;(3)&lt;/DisplayText&gt;&lt;record&gt;&lt;rec-number&gt;2&lt;/rec-number&gt;&lt;foreign-keys&gt;&lt;key app="EN" db-id="5vrfsrrsq25exredw29vf0ejdxsprwatv9fp" timestamp="1593174848"&gt;2&lt;/key&gt;&lt;/foreign-keys&gt;&lt;ref-type name="Journal Article"&gt;17&lt;/ref-type&gt;&lt;contributors&gt;&lt;authors&gt;&lt;author&gt;Samuel, Varman T&lt;/author&gt;&lt;author&gt;Shulman, Gerald I&lt;/author&gt;&lt;/authors&gt;&lt;/contributors&gt;&lt;titles&gt;&lt;title&gt;The pathogenesis of insulin resistance: integrating signaling pathways and substrate flux&lt;/title&gt;&lt;secondary-title&gt;The Journal of clinical investigation&lt;/secondary-title&gt;&lt;/titles&gt;&lt;periodical&gt;&lt;full-title&gt;The Journal of clinical investigation&lt;/full-title&gt;&lt;/periodical&gt;&lt;pages&gt;12-22&lt;/pages&gt;&lt;volume&gt;126&lt;/volume&gt;&lt;number&gt;1&lt;/number&gt;&lt;dates&gt;&lt;year&gt;2016&lt;/year&gt;&lt;/dates&gt;&lt;isbn&gt;0021-9738&lt;/isbn&gt;&lt;urls&gt;&lt;/urls&gt;&lt;/record&gt;&lt;/Cite&gt;&lt;/EndNote&gt;</w:instrText>
      </w:r>
      <w:r w:rsidR="0080106E">
        <w:rPr>
          <w:rFonts w:ascii="Times New Roman" w:hAnsi="Times New Roman" w:cs="Times New Roman"/>
          <w:color w:val="000000"/>
          <w:sz w:val="24"/>
          <w:szCs w:val="24"/>
        </w:rPr>
        <w:fldChar w:fldCharType="separate"/>
      </w:r>
      <w:r w:rsidR="0080106E">
        <w:rPr>
          <w:rFonts w:ascii="Times New Roman" w:hAnsi="Times New Roman" w:cs="Times New Roman"/>
          <w:noProof/>
          <w:color w:val="000000"/>
          <w:sz w:val="24"/>
          <w:szCs w:val="24"/>
        </w:rPr>
        <w:t>(3)</w:t>
      </w:r>
      <w:r w:rsidR="0080106E">
        <w:rPr>
          <w:rFonts w:ascii="Times New Roman" w:hAnsi="Times New Roman" w:cs="Times New Roman"/>
          <w:color w:val="000000"/>
          <w:sz w:val="24"/>
          <w:szCs w:val="24"/>
        </w:rPr>
        <w:fldChar w:fldCharType="end"/>
      </w:r>
      <w:r w:rsidR="00567E34">
        <w:rPr>
          <w:rFonts w:ascii="Times New Roman" w:hAnsi="Times New Roman" w:cs="Times New Roman"/>
          <w:color w:val="000000"/>
          <w:sz w:val="24"/>
          <w:szCs w:val="24"/>
        </w:rPr>
        <w:t xml:space="preserve">. </w:t>
      </w:r>
      <w:r w:rsidR="00567E34" w:rsidRPr="00E62121">
        <w:rPr>
          <w:rFonts w:ascii="Times New Roman" w:hAnsi="Times New Roman" w:cs="Times New Roman"/>
          <w:sz w:val="24"/>
          <w:szCs w:val="24"/>
        </w:rPr>
        <w:t xml:space="preserve">Ectopic fat storage </w:t>
      </w:r>
      <w:r w:rsidR="00567E34" w:rsidRPr="00E62121">
        <w:rPr>
          <w:rFonts w:ascii="Times New Roman" w:hAnsi="Times New Roman" w:cs="Times New Roman"/>
          <w:color w:val="000000"/>
          <w:sz w:val="24"/>
          <w:szCs w:val="24"/>
        </w:rPr>
        <w:t>refers</w:t>
      </w:r>
      <w:r w:rsidR="00567E34">
        <w:rPr>
          <w:rFonts w:ascii="Times New Roman" w:hAnsi="Times New Roman" w:cs="Times New Roman"/>
          <w:color w:val="000000"/>
          <w:sz w:val="24"/>
          <w:szCs w:val="24"/>
        </w:rPr>
        <w:t xml:space="preserve"> to the storage of fat in non-adipose tissues and </w:t>
      </w:r>
      <w:r w:rsidR="00FC5A8F">
        <w:rPr>
          <w:rFonts w:ascii="Times New Roman" w:hAnsi="Times New Roman" w:cs="Times New Roman"/>
          <w:color w:val="000000"/>
          <w:sz w:val="24"/>
          <w:szCs w:val="24"/>
        </w:rPr>
        <w:t xml:space="preserve">can </w:t>
      </w:r>
      <w:r w:rsidR="00567E34">
        <w:rPr>
          <w:rFonts w:ascii="Times New Roman" w:hAnsi="Times New Roman" w:cs="Times New Roman"/>
          <w:color w:val="000000"/>
          <w:sz w:val="24"/>
          <w:szCs w:val="24"/>
        </w:rPr>
        <w:t xml:space="preserve">induce IR in the corresponding tissue via interference with insulin signalling </w:t>
      </w:r>
      <w:r w:rsidR="00243676">
        <w:rPr>
          <w:rFonts w:ascii="Times New Roman" w:hAnsi="Times New Roman" w:cs="Times New Roman"/>
          <w:color w:val="000000"/>
          <w:sz w:val="24"/>
          <w:szCs w:val="24"/>
        </w:rPr>
        <w:fldChar w:fldCharType="begin"/>
      </w:r>
      <w:r w:rsidR="00243676">
        <w:rPr>
          <w:rFonts w:ascii="Times New Roman" w:hAnsi="Times New Roman" w:cs="Times New Roman"/>
          <w:color w:val="000000"/>
          <w:sz w:val="24"/>
          <w:szCs w:val="24"/>
        </w:rPr>
        <w:instrText xml:space="preserve"> ADDIN EN.CITE &lt;EndNote&gt;&lt;Cite&gt;&lt;Author&gt;Snel&lt;/Author&gt;&lt;Year&gt;2012&lt;/Year&gt;&lt;RecNum&gt;3&lt;/RecNum&gt;&lt;DisplayText&gt;(4)&lt;/DisplayText&gt;&lt;record&gt;&lt;rec-number&gt;3&lt;/rec-number&gt;&lt;foreign-keys&gt;&lt;key app="EN" db-id="5vrfsrrsq25exredw29vf0ejdxsprwatv9fp" timestamp="1593174967"&gt;3&lt;/key&gt;&lt;/foreign-keys&gt;&lt;ref-type name="Journal Article"&gt;17&lt;/ref-type&gt;&lt;contributors&gt;&lt;authors&gt;&lt;author&gt;Snel, Marieke&lt;/author&gt;&lt;author&gt;Jonker, Jacqueline T&lt;/author&gt;&lt;author&gt;Schoones, Jan&lt;/author&gt;&lt;author&gt;Lamb, Hildo&lt;/author&gt;&lt;author&gt;de Roos, Albert&lt;/author&gt;&lt;author&gt;Pijl, Hanno&lt;/author&gt;&lt;author&gt;Smit, Johannes WA&lt;/author&gt;&lt;author&gt;Meinders, A Edo&lt;/author&gt;&lt;author&gt;Jazet, Ingrid M&lt;/author&gt;&lt;/authors&gt;&lt;/contributors&gt;&lt;titles&gt;&lt;title&gt;Ectopic fat and insulin resistance: pathophysiology and effect of diet and lifestyle interventions&lt;/title&gt;&lt;secondary-title&gt;International journal of endocrinology&lt;/secondary-title&gt;&lt;/titles&gt;&lt;periodical&gt;&lt;full-title&gt;International journal of endocrinology&lt;/full-title&gt;&lt;/periodical&gt;&lt;volume&gt;2012&lt;/volume&gt;&lt;dates&gt;&lt;year&gt;2012&lt;/year&gt;&lt;/dates&gt;&lt;isbn&gt;1687-8337&lt;/isbn&gt;&lt;urls&gt;&lt;/urls&gt;&lt;/record&gt;&lt;/Cite&gt;&lt;/EndNote&gt;</w:instrText>
      </w:r>
      <w:r w:rsidR="00243676">
        <w:rPr>
          <w:rFonts w:ascii="Times New Roman" w:hAnsi="Times New Roman" w:cs="Times New Roman"/>
          <w:color w:val="000000"/>
          <w:sz w:val="24"/>
          <w:szCs w:val="24"/>
        </w:rPr>
        <w:fldChar w:fldCharType="separate"/>
      </w:r>
      <w:r w:rsidR="00243676">
        <w:rPr>
          <w:rFonts w:ascii="Times New Roman" w:hAnsi="Times New Roman" w:cs="Times New Roman"/>
          <w:noProof/>
          <w:color w:val="000000"/>
          <w:sz w:val="24"/>
          <w:szCs w:val="24"/>
        </w:rPr>
        <w:t>(4)</w:t>
      </w:r>
      <w:r w:rsidR="00243676">
        <w:rPr>
          <w:rFonts w:ascii="Times New Roman" w:hAnsi="Times New Roman" w:cs="Times New Roman"/>
          <w:color w:val="000000"/>
          <w:sz w:val="24"/>
          <w:szCs w:val="24"/>
        </w:rPr>
        <w:fldChar w:fldCharType="end"/>
      </w:r>
      <w:r w:rsidR="00995D3E">
        <w:rPr>
          <w:rFonts w:ascii="Times New Roman" w:hAnsi="Times New Roman" w:cs="Times New Roman"/>
          <w:color w:val="000000"/>
          <w:sz w:val="24"/>
          <w:szCs w:val="24"/>
        </w:rPr>
        <w:t>.</w:t>
      </w:r>
      <w:r w:rsidR="00567E34">
        <w:rPr>
          <w:rFonts w:ascii="Times New Roman" w:hAnsi="Times New Roman" w:cs="Times New Roman"/>
          <w:color w:val="000000"/>
          <w:sz w:val="24"/>
          <w:szCs w:val="24"/>
        </w:rPr>
        <w:t xml:space="preserve"> In this way, </w:t>
      </w:r>
      <w:r w:rsidR="00834A24">
        <w:rPr>
          <w:rFonts w:ascii="Times New Roman" w:hAnsi="Times New Roman" w:cs="Times New Roman"/>
          <w:color w:val="000000"/>
          <w:sz w:val="24"/>
          <w:szCs w:val="24"/>
        </w:rPr>
        <w:t xml:space="preserve">IR can develop in range of tissues separately </w:t>
      </w:r>
      <w:r w:rsidR="0043544D">
        <w:rPr>
          <w:rFonts w:ascii="Times New Roman" w:hAnsi="Times New Roman" w:cs="Times New Roman"/>
          <w:color w:val="000000"/>
          <w:sz w:val="24"/>
          <w:szCs w:val="24"/>
        </w:rPr>
        <w:fldChar w:fldCharType="begin"/>
      </w:r>
      <w:r w:rsidR="0043544D">
        <w:rPr>
          <w:rFonts w:ascii="Times New Roman" w:hAnsi="Times New Roman" w:cs="Times New Roman"/>
          <w:color w:val="000000"/>
          <w:sz w:val="24"/>
          <w:szCs w:val="24"/>
        </w:rPr>
        <w:instrText xml:space="preserve"> ADDIN EN.CITE &lt;EndNote&gt;&lt;Cite&gt;&lt;Author&gt;Trouwborst&lt;/Author&gt;&lt;Year&gt;2018&lt;/Year&gt;&lt;RecNum&gt;4&lt;/RecNum&gt;&lt;DisplayText&gt;(5)&lt;/DisplayText&gt;&lt;record&gt;&lt;rec-number&gt;4&lt;/rec-number&gt;&lt;foreign-keys&gt;&lt;key app="EN" db-id="5vrfsrrsq25exredw29vf0ejdxsprwatv9fp" timestamp="1593175139"&gt;4&lt;/key&gt;&lt;/foreign-keys&gt;&lt;ref-type name="Journal Article"&gt;17&lt;/ref-type&gt;&lt;contributors&gt;&lt;authors&gt;&lt;author&gt;Trouwborst, Inez&lt;/author&gt;&lt;author&gt;Bowser, Suzanne M&lt;/author&gt;&lt;author&gt;Goossens, Gijs H&lt;/author&gt;&lt;author&gt;Blaak, Ellen E&lt;/author&gt;&lt;/authors&gt;&lt;/contributors&gt;&lt;titles&gt;&lt;title&gt;Ectopic fat accumulation in distinct insulin resistant phenotypes; targets for personalized nutritional interventions&lt;/title&gt;&lt;secondary-title&gt;Frontiers in nutrition&lt;/secondary-title&gt;&lt;/titles&gt;&lt;periodical&gt;&lt;full-title&gt;Frontiers in nutrition&lt;/full-title&gt;&lt;/periodical&gt;&lt;pages&gt;77&lt;/pages&gt;&lt;volume&gt;5&lt;/volume&gt;&lt;dates&gt;&lt;year&gt;2018&lt;/year&gt;&lt;/dates&gt;&lt;isbn&gt;2296-861X&lt;/isbn&gt;&lt;urls&gt;&lt;/urls&gt;&lt;/record&gt;&lt;/Cite&gt;&lt;/EndNote&gt;</w:instrText>
      </w:r>
      <w:r w:rsidR="0043544D">
        <w:rPr>
          <w:rFonts w:ascii="Times New Roman" w:hAnsi="Times New Roman" w:cs="Times New Roman"/>
          <w:color w:val="000000"/>
          <w:sz w:val="24"/>
          <w:szCs w:val="24"/>
        </w:rPr>
        <w:fldChar w:fldCharType="separate"/>
      </w:r>
      <w:r w:rsidR="0043544D">
        <w:rPr>
          <w:rFonts w:ascii="Times New Roman" w:hAnsi="Times New Roman" w:cs="Times New Roman"/>
          <w:noProof/>
          <w:color w:val="000000"/>
          <w:sz w:val="24"/>
          <w:szCs w:val="24"/>
        </w:rPr>
        <w:t>(5)</w:t>
      </w:r>
      <w:r w:rsidR="0043544D">
        <w:rPr>
          <w:rFonts w:ascii="Times New Roman" w:hAnsi="Times New Roman" w:cs="Times New Roman"/>
          <w:color w:val="000000"/>
          <w:sz w:val="24"/>
          <w:szCs w:val="24"/>
        </w:rPr>
        <w:fldChar w:fldCharType="end"/>
      </w:r>
      <w:r w:rsidR="005A7828">
        <w:rPr>
          <w:rFonts w:ascii="Times New Roman" w:hAnsi="Times New Roman" w:cs="Times New Roman"/>
          <w:color w:val="000000"/>
          <w:sz w:val="24"/>
          <w:szCs w:val="24"/>
        </w:rPr>
        <w:t xml:space="preserve"> </w:t>
      </w:r>
      <w:r w:rsidR="00834A24">
        <w:rPr>
          <w:rFonts w:ascii="Times New Roman" w:hAnsi="Times New Roman" w:cs="Times New Roman"/>
          <w:color w:val="000000"/>
          <w:sz w:val="24"/>
          <w:szCs w:val="24"/>
        </w:rPr>
        <w:t xml:space="preserve">but is </w:t>
      </w:r>
      <w:r w:rsidR="00834A24" w:rsidRPr="00E55780">
        <w:rPr>
          <w:rFonts w:ascii="Times New Roman" w:hAnsi="Times New Roman" w:cs="Times New Roman"/>
          <w:color w:val="000000"/>
          <w:sz w:val="24"/>
          <w:szCs w:val="24"/>
        </w:rPr>
        <w:t xml:space="preserve">mainly discussed in regards to skeletal muscle, </w:t>
      </w:r>
      <w:r w:rsidR="004C7D77" w:rsidRPr="00E55780">
        <w:rPr>
          <w:rFonts w:ascii="Times New Roman" w:hAnsi="Times New Roman" w:cs="Times New Roman"/>
          <w:color w:val="000000"/>
          <w:sz w:val="24"/>
          <w:szCs w:val="24"/>
        </w:rPr>
        <w:t xml:space="preserve">the liver and </w:t>
      </w:r>
      <w:r w:rsidR="00834A24" w:rsidRPr="00E55780">
        <w:rPr>
          <w:rFonts w:ascii="Times New Roman" w:hAnsi="Times New Roman" w:cs="Times New Roman"/>
          <w:color w:val="000000"/>
          <w:sz w:val="24"/>
          <w:szCs w:val="24"/>
        </w:rPr>
        <w:t xml:space="preserve">adipose </w:t>
      </w:r>
      <w:r w:rsidR="004C7D77" w:rsidRPr="00E55780">
        <w:rPr>
          <w:rFonts w:ascii="Times New Roman" w:hAnsi="Times New Roman" w:cs="Times New Roman"/>
          <w:color w:val="000000"/>
          <w:sz w:val="24"/>
          <w:szCs w:val="24"/>
        </w:rPr>
        <w:t xml:space="preserve">tissue </w:t>
      </w:r>
      <w:r w:rsidR="00333ACD" w:rsidRPr="00E55780">
        <w:rPr>
          <w:rFonts w:ascii="Times New Roman" w:hAnsi="Times New Roman" w:cs="Times New Roman"/>
          <w:color w:val="000000"/>
          <w:sz w:val="24"/>
          <w:szCs w:val="24"/>
        </w:rPr>
        <w:t xml:space="preserve">due to their </w:t>
      </w:r>
      <w:r w:rsidR="00BA77E3" w:rsidRPr="00E55780">
        <w:rPr>
          <w:rFonts w:ascii="Times New Roman" w:hAnsi="Times New Roman" w:cs="Times New Roman"/>
          <w:color w:val="000000"/>
          <w:sz w:val="24"/>
          <w:szCs w:val="24"/>
        </w:rPr>
        <w:t>critical</w:t>
      </w:r>
      <w:r w:rsidR="00B01923" w:rsidRPr="00E55780">
        <w:rPr>
          <w:rFonts w:ascii="Times New Roman" w:hAnsi="Times New Roman" w:cs="Times New Roman"/>
          <w:color w:val="000000"/>
          <w:sz w:val="24"/>
          <w:szCs w:val="24"/>
        </w:rPr>
        <w:t xml:space="preserve"> involvement in metabolism</w:t>
      </w:r>
      <w:r w:rsidR="00B01923">
        <w:rPr>
          <w:rFonts w:ascii="Times New Roman" w:hAnsi="Times New Roman" w:cs="Times New Roman"/>
          <w:color w:val="000000"/>
          <w:sz w:val="24"/>
          <w:szCs w:val="24"/>
        </w:rPr>
        <w:t xml:space="preserve"> </w:t>
      </w:r>
      <w:r w:rsidR="006E6E9D">
        <w:rPr>
          <w:rFonts w:ascii="Times New Roman" w:hAnsi="Times New Roman" w:cs="Times New Roman"/>
          <w:color w:val="000000"/>
          <w:sz w:val="24"/>
          <w:szCs w:val="24"/>
        </w:rPr>
        <w:fldChar w:fldCharType="begin"/>
      </w:r>
      <w:r w:rsidR="006E6E9D">
        <w:rPr>
          <w:rFonts w:ascii="Times New Roman" w:hAnsi="Times New Roman" w:cs="Times New Roman"/>
          <w:color w:val="000000"/>
          <w:sz w:val="24"/>
          <w:szCs w:val="24"/>
        </w:rPr>
        <w:instrText xml:space="preserve"> ADDIN EN.CITE &lt;EndNote&gt;&lt;Cite&gt;&lt;Author&gt;Freeman&lt;/Author&gt;&lt;Year&gt;2019&lt;/Year&gt;&lt;RecNum&gt;5&lt;/RecNum&gt;&lt;DisplayText&gt;(6)&lt;/DisplayText&gt;&lt;record&gt;&lt;rec-number&gt;5&lt;/rec-number&gt;&lt;foreign-keys&gt;&lt;key app="EN" db-id="5vrfsrrsq25exredw29vf0ejdxsprwatv9fp" timestamp="1593175593"&gt;5&lt;/key&gt;&lt;/foreign-keys&gt;&lt;ref-type name="Book Section"&gt;5&lt;/ref-type&gt;&lt;contributors&gt;&lt;authors&gt;&lt;author&gt;Freeman, Andrew M&lt;/author&gt;&lt;author&gt;Soman-Faulkner, Kristina&lt;/author&gt;&lt;author&gt;Pennings, Nicholas&lt;/author&gt;&lt;/authors&gt;&lt;/contributors&gt;&lt;titles&gt;&lt;title&gt;Insulin resistance&lt;/title&gt;&lt;secondary-title&gt;StatPearls [Internet]&lt;/secondary-title&gt;&lt;/titles&gt;&lt;dates&gt;&lt;year&gt;2019&lt;/year&gt;&lt;/dates&gt;&lt;publisher&gt;StatPearls Publishing&lt;/publisher&gt;&lt;urls&gt;&lt;/urls&gt;&lt;/record&gt;&lt;/Cite&gt;&lt;/EndNote&gt;</w:instrText>
      </w:r>
      <w:r w:rsidR="006E6E9D">
        <w:rPr>
          <w:rFonts w:ascii="Times New Roman" w:hAnsi="Times New Roman" w:cs="Times New Roman"/>
          <w:color w:val="000000"/>
          <w:sz w:val="24"/>
          <w:szCs w:val="24"/>
        </w:rPr>
        <w:fldChar w:fldCharType="separate"/>
      </w:r>
      <w:r w:rsidR="006E6E9D">
        <w:rPr>
          <w:rFonts w:ascii="Times New Roman" w:hAnsi="Times New Roman" w:cs="Times New Roman"/>
          <w:noProof/>
          <w:color w:val="000000"/>
          <w:sz w:val="24"/>
          <w:szCs w:val="24"/>
        </w:rPr>
        <w:t>(6)</w:t>
      </w:r>
      <w:r w:rsidR="006E6E9D">
        <w:rPr>
          <w:rFonts w:ascii="Times New Roman" w:hAnsi="Times New Roman" w:cs="Times New Roman"/>
          <w:color w:val="000000"/>
          <w:sz w:val="24"/>
          <w:szCs w:val="24"/>
        </w:rPr>
        <w:fldChar w:fldCharType="end"/>
      </w:r>
      <w:r w:rsidR="005A7828">
        <w:rPr>
          <w:rFonts w:ascii="Times New Roman" w:hAnsi="Times New Roman" w:cs="Times New Roman"/>
          <w:color w:val="000000"/>
          <w:sz w:val="24"/>
          <w:szCs w:val="24"/>
        </w:rPr>
        <w:t>.</w:t>
      </w:r>
      <w:r w:rsidR="00132320">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 xml:space="preserve">Development of </w:t>
      </w:r>
      <w:r w:rsidR="00C4181C">
        <w:rPr>
          <w:rFonts w:ascii="Times New Roman" w:hAnsi="Times New Roman" w:cs="Times New Roman"/>
          <w:color w:val="000000"/>
          <w:sz w:val="24"/>
          <w:szCs w:val="24"/>
        </w:rPr>
        <w:t>IR</w:t>
      </w:r>
      <w:r w:rsidR="00304133">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in</w:t>
      </w:r>
      <w:r w:rsidR="00C4181C">
        <w:rPr>
          <w:rFonts w:ascii="Times New Roman" w:hAnsi="Times New Roman" w:cs="Times New Roman"/>
          <w:color w:val="000000"/>
          <w:sz w:val="24"/>
          <w:szCs w:val="24"/>
        </w:rPr>
        <w:t xml:space="preserve"> these tissues results in decreased glucose uptake </w:t>
      </w:r>
      <w:r w:rsidR="00A81FB2">
        <w:rPr>
          <w:rFonts w:ascii="Times New Roman" w:hAnsi="Times New Roman" w:cs="Times New Roman"/>
          <w:color w:val="000000"/>
          <w:sz w:val="24"/>
          <w:szCs w:val="24"/>
        </w:rPr>
        <w:t xml:space="preserve">and </w:t>
      </w:r>
      <w:r w:rsidR="001A78C4">
        <w:rPr>
          <w:rFonts w:ascii="Times New Roman" w:hAnsi="Times New Roman" w:cs="Times New Roman"/>
          <w:color w:val="000000"/>
          <w:sz w:val="24"/>
          <w:szCs w:val="24"/>
        </w:rPr>
        <w:t xml:space="preserve">increased glycogenolysis/gluconeogenesis </w:t>
      </w:r>
      <w:r w:rsidR="001A38CE">
        <w:rPr>
          <w:rFonts w:ascii="Times New Roman" w:hAnsi="Times New Roman" w:cs="Times New Roman"/>
          <w:color w:val="000000"/>
          <w:sz w:val="24"/>
          <w:szCs w:val="24"/>
        </w:rPr>
        <w:fldChar w:fldCharType="begin"/>
      </w:r>
      <w:r w:rsidR="001A38CE">
        <w:rPr>
          <w:rFonts w:ascii="Times New Roman" w:hAnsi="Times New Roman" w:cs="Times New Roman"/>
          <w:color w:val="000000"/>
          <w:sz w:val="24"/>
          <w:szCs w:val="24"/>
        </w:rPr>
        <w:instrText xml:space="preserve"> ADDIN EN.CITE &lt;EndNote&gt;&lt;Cite&gt;&lt;Author&gt;Ferrannini&lt;/Author&gt;&lt;Year&gt;2011&lt;/Year&gt;&lt;RecNum&gt;6&lt;/RecNum&gt;&lt;DisplayText&gt;(7)&lt;/DisplayText&gt;&lt;record&gt;&lt;rec-number&gt;6&lt;/rec-number&gt;&lt;foreign-keys&gt;&lt;key app="EN" db-id="5vrfsrrsq25exredw29vf0ejdxsprwatv9fp" timestamp="1593175723"&gt;6&lt;/key&gt;&lt;/foreign-keys&gt;&lt;ref-type name="Journal Article"&gt;17&lt;/ref-type&gt;&lt;contributors&gt;&lt;authors&gt;&lt;author&gt;Ferrannini, Ele&lt;/author&gt;&lt;author&gt;Gastaldelli, Amalia&lt;/author&gt;&lt;author&gt;Iozzo, Patricia&lt;/author&gt;&lt;/authors&gt;&lt;/contributors&gt;&lt;titles&gt;&lt;title&gt;Pathophysiology of prediabetes&lt;/title&gt;&lt;secondary-title&gt;Medical Clinics&lt;/secondary-title&gt;&lt;/titles&gt;&lt;periodical&gt;&lt;full-title&gt;Medical Clinics&lt;/full-title&gt;&lt;/periodical&gt;&lt;pages&gt;327-339&lt;/pages&gt;&lt;volume&gt;95&lt;/volume&gt;&lt;number&gt;2&lt;/number&gt;&lt;dates&gt;&lt;year&gt;2011&lt;/year&gt;&lt;/dates&gt;&lt;isbn&gt;0025-7125&lt;/isbn&gt;&lt;urls&gt;&lt;/urls&gt;&lt;/record&gt;&lt;/Cite&gt;&lt;/EndNote&gt;</w:instrText>
      </w:r>
      <w:r w:rsidR="001A38CE">
        <w:rPr>
          <w:rFonts w:ascii="Times New Roman" w:hAnsi="Times New Roman" w:cs="Times New Roman"/>
          <w:color w:val="000000"/>
          <w:sz w:val="24"/>
          <w:szCs w:val="24"/>
        </w:rPr>
        <w:fldChar w:fldCharType="separate"/>
      </w:r>
      <w:r w:rsidR="001A38CE">
        <w:rPr>
          <w:rFonts w:ascii="Times New Roman" w:hAnsi="Times New Roman" w:cs="Times New Roman"/>
          <w:noProof/>
          <w:color w:val="000000"/>
          <w:sz w:val="24"/>
          <w:szCs w:val="24"/>
        </w:rPr>
        <w:t>(7)</w:t>
      </w:r>
      <w:r w:rsidR="001A38CE">
        <w:rPr>
          <w:rFonts w:ascii="Times New Roman" w:hAnsi="Times New Roman" w:cs="Times New Roman"/>
          <w:color w:val="000000"/>
          <w:sz w:val="24"/>
          <w:szCs w:val="24"/>
        </w:rPr>
        <w:fldChar w:fldCharType="end"/>
      </w:r>
      <w:r w:rsidR="001A78C4">
        <w:rPr>
          <w:rFonts w:ascii="Times New Roman" w:hAnsi="Times New Roman" w:cs="Times New Roman"/>
          <w:color w:val="000000"/>
          <w:sz w:val="24"/>
          <w:szCs w:val="24"/>
        </w:rPr>
        <w:t>, both of which contribute to increased plasma glucose levels</w:t>
      </w:r>
      <w:r w:rsidR="006D4033">
        <w:rPr>
          <w:rFonts w:ascii="Times New Roman" w:hAnsi="Times New Roman" w:cs="Times New Roman"/>
          <w:color w:val="000000"/>
          <w:sz w:val="24"/>
          <w:szCs w:val="24"/>
        </w:rPr>
        <w:t xml:space="preserve">. Consequently, a need for increased insulin secretion </w:t>
      </w:r>
      <w:r w:rsidR="00506B2E">
        <w:rPr>
          <w:rFonts w:ascii="Times New Roman" w:hAnsi="Times New Roman" w:cs="Times New Roman"/>
          <w:color w:val="000000"/>
          <w:sz w:val="24"/>
          <w:szCs w:val="24"/>
        </w:rPr>
        <w:t>ensues</w:t>
      </w:r>
      <w:r w:rsidR="00A10D5F">
        <w:rPr>
          <w:rFonts w:ascii="Times New Roman" w:hAnsi="Times New Roman" w:cs="Times New Roman"/>
          <w:color w:val="000000"/>
          <w:sz w:val="24"/>
          <w:szCs w:val="24"/>
        </w:rPr>
        <w:t xml:space="preserve">, </w:t>
      </w:r>
      <w:r w:rsidR="00506B2E">
        <w:rPr>
          <w:rFonts w:ascii="Times New Roman" w:hAnsi="Times New Roman" w:cs="Times New Roman"/>
          <w:color w:val="000000"/>
          <w:sz w:val="24"/>
          <w:szCs w:val="24"/>
        </w:rPr>
        <w:t>plac</w:t>
      </w:r>
      <w:r w:rsidR="00A10D5F">
        <w:rPr>
          <w:rFonts w:ascii="Times New Roman" w:hAnsi="Times New Roman" w:cs="Times New Roman"/>
          <w:color w:val="000000"/>
          <w:sz w:val="24"/>
          <w:szCs w:val="24"/>
        </w:rPr>
        <w:t>ing</w:t>
      </w:r>
      <w:r w:rsidR="00506B2E">
        <w:rPr>
          <w:rFonts w:ascii="Times New Roman" w:hAnsi="Times New Roman" w:cs="Times New Roman"/>
          <w:color w:val="000000"/>
          <w:sz w:val="24"/>
          <w:szCs w:val="24"/>
        </w:rPr>
        <w:t xml:space="preserve"> </w:t>
      </w:r>
      <w:r w:rsidR="00776666">
        <w:rPr>
          <w:rFonts w:ascii="Times New Roman" w:hAnsi="Times New Roman" w:cs="Times New Roman"/>
          <w:color w:val="000000"/>
          <w:sz w:val="24"/>
          <w:szCs w:val="24"/>
        </w:rPr>
        <w:t>strain on the pancreatic beta cells</w:t>
      </w:r>
      <w:r w:rsidR="00A10D5F">
        <w:rPr>
          <w:rFonts w:ascii="Times New Roman" w:hAnsi="Times New Roman" w:cs="Times New Roman"/>
          <w:color w:val="000000"/>
          <w:sz w:val="24"/>
          <w:szCs w:val="24"/>
        </w:rPr>
        <w:t xml:space="preserve"> and</w:t>
      </w:r>
      <w:r w:rsidR="00BD2D65">
        <w:rPr>
          <w:rFonts w:ascii="Times New Roman" w:hAnsi="Times New Roman" w:cs="Times New Roman"/>
          <w:color w:val="000000"/>
          <w:sz w:val="24"/>
          <w:szCs w:val="24"/>
        </w:rPr>
        <w:t xml:space="preserve"> eventually resulting in their dysfunction</w:t>
      </w:r>
      <w:r w:rsidR="00EF716D">
        <w:rPr>
          <w:rFonts w:ascii="Times New Roman" w:hAnsi="Times New Roman" w:cs="Times New Roman"/>
          <w:color w:val="000000"/>
          <w:sz w:val="24"/>
          <w:szCs w:val="24"/>
        </w:rPr>
        <w:t xml:space="preserve"> </w:t>
      </w:r>
      <w:r w:rsidR="00672124">
        <w:rPr>
          <w:rFonts w:ascii="Times New Roman" w:hAnsi="Times New Roman" w:cs="Times New Roman"/>
          <w:color w:val="000000"/>
          <w:sz w:val="24"/>
          <w:szCs w:val="24"/>
        </w:rPr>
        <w:fldChar w:fldCharType="begin"/>
      </w:r>
      <w:r w:rsidR="00672124">
        <w:rPr>
          <w:rFonts w:ascii="Times New Roman" w:hAnsi="Times New Roman" w:cs="Times New Roman"/>
          <w:color w:val="000000"/>
          <w:sz w:val="24"/>
          <w:szCs w:val="24"/>
        </w:rPr>
        <w:instrText xml:space="preserve"> ADDIN EN.CITE &lt;EndNote&gt;&lt;Cite&gt;&lt;Author&gt;Saisho&lt;/Author&gt;&lt;Year&gt;2018&lt;/Year&gt;&lt;RecNum&gt;230&lt;/RecNum&gt;&lt;DisplayText&gt;(8)&lt;/DisplayText&gt;&lt;record&gt;&lt;rec-number&gt;230&lt;/rec-number&gt;&lt;foreign-keys&gt;&lt;key app="EN" db-id="f9f5zf0wndr25ae0t9np2tznxfxvw99xr09a" timestamp="1591898403"&gt;230&lt;/key&gt;&lt;/foreign-keys&gt;&lt;ref-type name="Journal Article"&gt;17&lt;/ref-type&gt;&lt;contributors&gt;&lt;authors&gt;&lt;author&gt;Saisho, Yoshifumi&lt;/author&gt;&lt;/authors&gt;&lt;/contributors&gt;&lt;titles&gt;&lt;title&gt;How Can We Develop More Effective Strategies for Type 2 Diabetes Mellitus Prevention? A Paradigm Shift from a Glucose-Centric to a Beta Cell-Centric Concept of Diabetes&lt;/title&gt;&lt;secondary-title&gt;DIABETES&lt;/secondary-title&gt;&lt;/titles&gt;&lt;periodical&gt;&lt;full-title&gt;Diabetes&lt;/full-title&gt;&lt;/periodical&gt;&lt;dates&gt;&lt;year&gt;2018&lt;/year&gt;&lt;/dates&gt;&lt;urls&gt;&lt;/urls&gt;&lt;/record&gt;&lt;/Cite&gt;&lt;/EndNote&gt;</w:instrText>
      </w:r>
      <w:r w:rsidR="00672124">
        <w:rPr>
          <w:rFonts w:ascii="Times New Roman" w:hAnsi="Times New Roman" w:cs="Times New Roman"/>
          <w:color w:val="000000"/>
          <w:sz w:val="24"/>
          <w:szCs w:val="24"/>
        </w:rPr>
        <w:fldChar w:fldCharType="separate"/>
      </w:r>
      <w:r w:rsidR="00672124">
        <w:rPr>
          <w:rFonts w:ascii="Times New Roman" w:hAnsi="Times New Roman" w:cs="Times New Roman"/>
          <w:noProof/>
          <w:color w:val="000000"/>
          <w:sz w:val="24"/>
          <w:szCs w:val="24"/>
        </w:rPr>
        <w:t>(8)</w:t>
      </w:r>
      <w:r w:rsidR="00672124">
        <w:rPr>
          <w:rFonts w:ascii="Times New Roman" w:hAnsi="Times New Roman" w:cs="Times New Roman"/>
          <w:color w:val="000000"/>
          <w:sz w:val="24"/>
          <w:szCs w:val="24"/>
        </w:rPr>
        <w:fldChar w:fldCharType="end"/>
      </w:r>
      <w:r w:rsidR="00672124">
        <w:rPr>
          <w:rFonts w:ascii="Times New Roman" w:hAnsi="Times New Roman" w:cs="Times New Roman"/>
          <w:color w:val="000000"/>
          <w:sz w:val="24"/>
          <w:szCs w:val="24"/>
        </w:rPr>
        <w:t>.</w:t>
      </w:r>
      <w:r w:rsidR="00776666">
        <w:rPr>
          <w:rFonts w:ascii="Times New Roman" w:hAnsi="Times New Roman" w:cs="Times New Roman"/>
          <w:color w:val="000000"/>
          <w:sz w:val="24"/>
          <w:szCs w:val="24"/>
        </w:rPr>
        <w:t xml:space="preserve"> </w:t>
      </w:r>
      <w:r w:rsidR="00E036E7">
        <w:rPr>
          <w:rFonts w:ascii="Times New Roman" w:hAnsi="Times New Roman" w:cs="Times New Roman"/>
          <w:color w:val="000000"/>
          <w:sz w:val="24"/>
          <w:szCs w:val="24"/>
        </w:rPr>
        <w:t xml:space="preserve">In this way, although the exact degree to which IR plays a role in T2D development </w:t>
      </w:r>
      <w:r w:rsidR="00065001">
        <w:rPr>
          <w:rFonts w:ascii="Times New Roman" w:hAnsi="Times New Roman" w:cs="Times New Roman"/>
          <w:color w:val="000000"/>
          <w:sz w:val="24"/>
          <w:szCs w:val="24"/>
        </w:rPr>
        <w:t>is still not yet fully understood, there is no doubt that IR is an important accelerating factor.</w:t>
      </w:r>
      <w:r w:rsidR="0057583B">
        <w:rPr>
          <w:rFonts w:ascii="Times New Roman" w:hAnsi="Times New Roman" w:cs="Times New Roman"/>
          <w:color w:val="000000"/>
          <w:sz w:val="24"/>
          <w:szCs w:val="24"/>
        </w:rPr>
        <w:t xml:space="preserve"> </w:t>
      </w:r>
      <w:r w:rsidR="00B74B47">
        <w:rPr>
          <w:rFonts w:ascii="Times New Roman" w:hAnsi="Times New Roman" w:cs="Times New Roman"/>
          <w:color w:val="000000"/>
          <w:sz w:val="24"/>
          <w:szCs w:val="24"/>
        </w:rPr>
        <w:t xml:space="preserve">Hence, great efforts are being made in order to investigate factors influencing insulin sensitivity. </w:t>
      </w:r>
    </w:p>
    <w:p w14:paraId="6463E455" w14:textId="42FB6EA4" w:rsidR="003F27F0" w:rsidRPr="001A5F7A" w:rsidRDefault="00141853" w:rsidP="001A5F7A">
      <w:pPr>
        <w:spacing w:after="0" w:line="360" w:lineRule="auto"/>
        <w:jc w:val="both"/>
        <w:rPr>
          <w:rFonts w:ascii="Times New Roman" w:hAnsi="Times New Roman" w:cs="Times New Roman"/>
          <w:color w:val="000000"/>
          <w:sz w:val="24"/>
          <w:szCs w:val="24"/>
        </w:rPr>
      </w:pPr>
      <w:r w:rsidRPr="001A5F7A">
        <w:rPr>
          <w:rFonts w:ascii="Times New Roman" w:hAnsi="Times New Roman" w:cs="Times New Roman"/>
          <w:color w:val="000000"/>
          <w:sz w:val="24"/>
          <w:szCs w:val="24"/>
        </w:rPr>
        <w:t xml:space="preserve">For instance, recent advancements in high </w:t>
      </w:r>
      <w:r w:rsidR="00296158" w:rsidRPr="001A5F7A">
        <w:rPr>
          <w:rFonts w:ascii="Times New Roman" w:hAnsi="Times New Roman" w:cs="Times New Roman"/>
          <w:color w:val="000000"/>
          <w:sz w:val="24"/>
          <w:szCs w:val="24"/>
        </w:rPr>
        <w:t>throughput</w:t>
      </w:r>
      <w:r w:rsidRPr="001A5F7A">
        <w:rPr>
          <w:rFonts w:ascii="Times New Roman" w:hAnsi="Times New Roman" w:cs="Times New Roman"/>
          <w:color w:val="000000"/>
          <w:sz w:val="24"/>
          <w:szCs w:val="24"/>
        </w:rPr>
        <w:t xml:space="preserve"> sequencing technologies have allowed for the identification of </w:t>
      </w:r>
      <w:r w:rsidR="006F54AE" w:rsidRPr="001A5F7A">
        <w:rPr>
          <w:rFonts w:ascii="Times New Roman" w:hAnsi="Times New Roman" w:cs="Times New Roman"/>
          <w:color w:val="000000"/>
          <w:sz w:val="24"/>
          <w:szCs w:val="24"/>
        </w:rPr>
        <w:t xml:space="preserve">microbes </w:t>
      </w:r>
      <w:r w:rsidR="000A77D2" w:rsidRPr="001A5F7A">
        <w:rPr>
          <w:rFonts w:ascii="Times New Roman" w:hAnsi="Times New Roman" w:cs="Times New Roman"/>
          <w:color w:val="000000"/>
          <w:sz w:val="24"/>
          <w:szCs w:val="24"/>
        </w:rPr>
        <w:t xml:space="preserve">and </w:t>
      </w:r>
      <w:r w:rsidR="0013238C" w:rsidRPr="001A5F7A">
        <w:rPr>
          <w:rFonts w:ascii="Times New Roman" w:hAnsi="Times New Roman" w:cs="Times New Roman"/>
          <w:color w:val="000000"/>
          <w:sz w:val="24"/>
          <w:szCs w:val="24"/>
        </w:rPr>
        <w:t>specific</w:t>
      </w:r>
      <w:r w:rsidR="000A77D2" w:rsidRPr="001A5F7A">
        <w:rPr>
          <w:rFonts w:ascii="Times New Roman" w:hAnsi="Times New Roman" w:cs="Times New Roman"/>
          <w:color w:val="000000"/>
          <w:sz w:val="24"/>
          <w:szCs w:val="24"/>
        </w:rPr>
        <w:t xml:space="preserve"> microbiome compositions </w:t>
      </w:r>
      <w:r w:rsidR="00296158" w:rsidRPr="001A5F7A">
        <w:rPr>
          <w:rFonts w:ascii="Times New Roman" w:hAnsi="Times New Roman" w:cs="Times New Roman"/>
          <w:color w:val="000000"/>
          <w:sz w:val="24"/>
          <w:szCs w:val="24"/>
        </w:rPr>
        <w:t xml:space="preserve">associated with T2D </w:t>
      </w:r>
      <w:r w:rsidR="00621CDC" w:rsidRPr="001A5F7A">
        <w:rPr>
          <w:rFonts w:ascii="Times New Roman" w:hAnsi="Times New Roman" w:cs="Times New Roman"/>
          <w:color w:val="000000"/>
          <w:sz w:val="24"/>
          <w:szCs w:val="24"/>
        </w:rPr>
        <w:t xml:space="preserve">and IR </w:t>
      </w:r>
      <w:r w:rsidR="006A5803" w:rsidRPr="001A5F7A">
        <w:rPr>
          <w:rFonts w:ascii="Times New Roman" w:hAnsi="Times New Roman" w:cs="Times New Roman"/>
          <w:color w:val="000000"/>
          <w:sz w:val="24"/>
          <w:szCs w:val="24"/>
        </w:rPr>
        <w:fldChar w:fldCharType="begin"/>
      </w:r>
      <w:r w:rsidR="00A92EE0" w:rsidRPr="001A5F7A">
        <w:rPr>
          <w:rFonts w:ascii="Times New Roman" w:hAnsi="Times New Roman" w:cs="Times New Roman"/>
          <w:color w:val="000000"/>
          <w:sz w:val="24"/>
          <w:szCs w:val="24"/>
        </w:rPr>
        <w:instrText xml:space="preserve"> ADDIN EN.CITE &lt;EndNote&gt;&lt;Cite&gt;&lt;Author&gt;Gurung&lt;/Author&gt;&lt;Year&gt;2020&lt;/Year&gt;&lt;RecNum&gt;8&lt;/RecNum&gt;&lt;DisplayText&gt;(9, 10)&lt;/DisplayText&gt;&lt;record&gt;&lt;rec-number&gt;8&lt;/rec-number&gt;&lt;foreign-keys&gt;&lt;key app="EN" db-id="5vrfsrrsq25exredw29vf0ejdxsprwatv9fp" timestamp="1593176087"&gt;8&lt;/key&gt;&lt;/foreign-keys&gt;&lt;ref-type name="Journal Article"&gt;17&lt;/ref-type&gt;&lt;contributors&gt;&lt;authors&gt;&lt;author&gt;Gurung, Manoj&lt;/author&gt;&lt;author&gt;Li, Zhipeng&lt;/author&gt;&lt;author&gt;You, Hannah&lt;/author&gt;&lt;author&gt;Rodrigues, Richard&lt;/author&gt;&lt;author&gt;Jump, Donald B&lt;/author&gt;&lt;author&gt;Morgun, Andrey&lt;/author&gt;&lt;author&gt;Shulzhenko, Natalia&lt;/author&gt;&lt;/authors&gt;&lt;/contributors&gt;&lt;titles&gt;&lt;title&gt;Role of gut microbiota in type 2 diabetes pathophysiology&lt;/title&gt;&lt;secondary-title&gt;EBioMedicine&lt;/secondary-title&gt;&lt;/titles&gt;&lt;periodical&gt;&lt;full-title&gt;EBioMedicine&lt;/full-title&gt;&lt;/periodical&gt;&lt;pages&gt;102590&lt;/pages&gt;&lt;volume&gt;51&lt;/volume&gt;&lt;dates&gt;&lt;year&gt;2020&lt;/year&gt;&lt;/dates&gt;&lt;isbn&gt;2352-3964&lt;/isbn&gt;&lt;urls&gt;&lt;/urls&gt;&lt;/record&gt;&lt;/Cite&gt;&lt;Cite&gt;&lt;Author&gt;Lee&lt;/Author&gt;&lt;Year&gt;2020&lt;/Year&gt;&lt;RecNum&gt;9&lt;/RecNum&gt;&lt;record&gt;&lt;rec-number&gt;9&lt;/rec-number&gt;&lt;foreign-keys&gt;&lt;key app="EN" db-id="5vrfsrrsq25exredw29vf0ejdxsprwatv9fp" timestamp="1593176156"&gt;9&lt;/key&gt;&lt;/foreign-keys&gt;&lt;ref-type name="Journal Article"&gt;17&lt;/ref-type&gt;&lt;contributors&gt;&lt;authors&gt;&lt;author&gt;Lee, Clare J&lt;/author&gt;&lt;author&gt;Sears, Cynthia L&lt;/author&gt;&lt;author&gt;Maruthur, Nisa&lt;/author&gt;&lt;/authors&gt;&lt;/contributors&gt;&lt;titles&gt;&lt;title&gt;Gut microbiome and its role in obesity and insulin resistance&lt;/title&gt;&lt;secondary-title&gt;Annals of the New York Academy of Sciences&lt;/secondary-title&gt;&lt;/titles&gt;&lt;periodical&gt;&lt;full-title&gt;Annals of the New York Academy of Sciences&lt;/full-title&gt;&lt;/periodical&gt;&lt;pages&gt;37-52&lt;/pages&gt;&lt;volume&gt;1461&lt;/volume&gt;&lt;number&gt;1&lt;/number&gt;&lt;dates&gt;&lt;year&gt;2020&lt;/year&gt;&lt;/dates&gt;&lt;isbn&gt;0077-8923&lt;/isbn&gt;&lt;urls&gt;&lt;/urls&gt;&lt;/record&gt;&lt;/Cite&gt;&lt;/EndNote&gt;</w:instrText>
      </w:r>
      <w:r w:rsidR="006A5803" w:rsidRPr="001A5F7A">
        <w:rPr>
          <w:rFonts w:ascii="Times New Roman" w:hAnsi="Times New Roman" w:cs="Times New Roman"/>
          <w:color w:val="000000"/>
          <w:sz w:val="24"/>
          <w:szCs w:val="24"/>
        </w:rPr>
        <w:fldChar w:fldCharType="separate"/>
      </w:r>
      <w:r w:rsidR="00A92EE0" w:rsidRPr="001A5F7A">
        <w:rPr>
          <w:rFonts w:ascii="Times New Roman" w:hAnsi="Times New Roman" w:cs="Times New Roman"/>
          <w:noProof/>
          <w:color w:val="000000"/>
          <w:sz w:val="24"/>
          <w:szCs w:val="24"/>
        </w:rPr>
        <w:t>(9, 10)</w:t>
      </w:r>
      <w:r w:rsidR="006A5803" w:rsidRPr="001A5F7A">
        <w:rPr>
          <w:rFonts w:ascii="Times New Roman" w:hAnsi="Times New Roman" w:cs="Times New Roman"/>
          <w:color w:val="000000"/>
          <w:sz w:val="24"/>
          <w:szCs w:val="24"/>
        </w:rPr>
        <w:fldChar w:fldCharType="end"/>
      </w:r>
      <w:r w:rsidR="00A92EE0" w:rsidRPr="001A5F7A">
        <w:rPr>
          <w:rStyle w:val="Hyperlink"/>
          <w:rFonts w:ascii="Times New Roman" w:hAnsi="Times New Roman" w:cs="Times New Roman"/>
          <w:color w:val="1155CC"/>
          <w:sz w:val="24"/>
          <w:szCs w:val="24"/>
          <w:u w:val="none"/>
        </w:rPr>
        <w:t xml:space="preserve">. </w:t>
      </w:r>
      <w:r w:rsidR="00F3698C" w:rsidRPr="001A5F7A">
        <w:rPr>
          <w:rFonts w:ascii="Times New Roman" w:hAnsi="Times New Roman" w:cs="Times New Roman"/>
          <w:color w:val="000000"/>
          <w:sz w:val="24"/>
          <w:szCs w:val="24"/>
        </w:rPr>
        <w:t>The</w:t>
      </w:r>
      <w:r w:rsidR="00A371A5" w:rsidRPr="001A5F7A">
        <w:rPr>
          <w:rFonts w:ascii="Times New Roman" w:hAnsi="Times New Roman" w:cs="Times New Roman"/>
          <w:color w:val="000000"/>
          <w:sz w:val="24"/>
          <w:szCs w:val="24"/>
        </w:rPr>
        <w:t>se</w:t>
      </w:r>
      <w:r w:rsidR="002001B5" w:rsidRPr="001A5F7A">
        <w:rPr>
          <w:rFonts w:ascii="Times New Roman" w:hAnsi="Times New Roman" w:cs="Times New Roman"/>
          <w:color w:val="000000"/>
          <w:sz w:val="24"/>
          <w:szCs w:val="24"/>
        </w:rPr>
        <w:t xml:space="preserve"> </w:t>
      </w:r>
      <w:r w:rsidR="0008459E" w:rsidRPr="001A5F7A">
        <w:rPr>
          <w:rFonts w:ascii="Times New Roman" w:hAnsi="Times New Roman" w:cs="Times New Roman"/>
          <w:color w:val="000000"/>
          <w:sz w:val="24"/>
          <w:szCs w:val="24"/>
        </w:rPr>
        <w:t xml:space="preserve">associations can most likely be explained by the </w:t>
      </w:r>
      <w:r w:rsidR="006A1826" w:rsidRPr="001A5F7A">
        <w:rPr>
          <w:rFonts w:ascii="Times New Roman" w:hAnsi="Times New Roman" w:cs="Times New Roman"/>
          <w:color w:val="000000"/>
          <w:sz w:val="24"/>
          <w:szCs w:val="24"/>
        </w:rPr>
        <w:t xml:space="preserve">ability of the microbiome to </w:t>
      </w:r>
      <w:r w:rsidR="0008459E" w:rsidRPr="001A5F7A">
        <w:rPr>
          <w:rFonts w:ascii="Times New Roman" w:hAnsi="Times New Roman" w:cs="Times New Roman"/>
          <w:color w:val="000000"/>
          <w:sz w:val="24"/>
          <w:szCs w:val="24"/>
        </w:rPr>
        <w:t>infl</w:t>
      </w:r>
      <w:r w:rsidR="006A1826" w:rsidRPr="001A5F7A">
        <w:rPr>
          <w:rFonts w:ascii="Times New Roman" w:hAnsi="Times New Roman" w:cs="Times New Roman"/>
          <w:color w:val="000000"/>
          <w:sz w:val="24"/>
          <w:szCs w:val="24"/>
        </w:rPr>
        <w:t>uence the host metabolome and proteome</w:t>
      </w:r>
      <w:r w:rsidR="007404E0" w:rsidRPr="001A5F7A">
        <w:rPr>
          <w:rFonts w:ascii="Times New Roman" w:hAnsi="Times New Roman" w:cs="Times New Roman"/>
          <w:color w:val="000000"/>
          <w:sz w:val="24"/>
          <w:szCs w:val="24"/>
        </w:rPr>
        <w:t xml:space="preserve"> </w:t>
      </w:r>
      <w:r w:rsidR="007404E0" w:rsidRPr="001A5F7A">
        <w:rPr>
          <w:rFonts w:ascii="Times New Roman" w:hAnsi="Times New Roman" w:cs="Times New Roman"/>
          <w:color w:val="000000"/>
          <w:sz w:val="24"/>
          <w:szCs w:val="24"/>
        </w:rPr>
        <w:fldChar w:fldCharType="begin"/>
      </w:r>
      <w:r w:rsidR="001A5F7A" w:rsidRPr="001A5F7A">
        <w:rPr>
          <w:rFonts w:ascii="Times New Roman" w:hAnsi="Times New Roman" w:cs="Times New Roman"/>
          <w:color w:val="000000"/>
          <w:sz w:val="24"/>
          <w:szCs w:val="24"/>
        </w:rPr>
        <w:instrText xml:space="preserve"> ADDIN EN.CITE &lt;EndNote&gt;&lt;Cite&gt;&lt;Author&gt;Kinross&lt;/Author&gt;&lt;Year&gt;2011&lt;/Year&gt;&lt;RecNum&gt;10&lt;/RecNum&gt;&lt;DisplayText&gt;(11, 12)&lt;/DisplayText&gt;&lt;record&gt;&lt;rec-number&gt;10&lt;/rec-number&gt;&lt;foreign-keys&gt;&lt;key app="EN" db-id="5vrfsrrsq25exredw29vf0ejdxsprwatv9fp" timestamp="1593176211"&gt;10&lt;/key&gt;&lt;/foreign-keys&gt;&lt;ref-type name="Journal Article"&gt;17&lt;/ref-type&gt;&lt;contributors&gt;&lt;authors&gt;&lt;author&gt;Kinross, James M&lt;/author&gt;&lt;author&gt;Darzi, Ara W&lt;/author&gt;&lt;author&gt;Nicholson, Jeremy K&lt;/author&gt;&lt;/authors&gt;&lt;/contributors&gt;&lt;titles&gt;&lt;title&gt;Gut microbiome-host interactions in health and disease&lt;/title&gt;&lt;secondary-title&gt;Genome medicine&lt;/secondary-title&gt;&lt;/titles&gt;&lt;periodical&gt;&lt;full-title&gt;Genome medicine&lt;/full-title&gt;&lt;/periodical&gt;&lt;pages&gt;14&lt;/pages&gt;&lt;volume&gt;3&lt;/volume&gt;&lt;number&gt;3&lt;/number&gt;&lt;dates&gt;&lt;year&gt;2011&lt;/year&gt;&lt;/dates&gt;&lt;isbn&gt;1756-994X&lt;/isbn&gt;&lt;urls&gt;&lt;/urls&gt;&lt;/record&gt;&lt;/Cite&gt;&lt;Cite&gt;&lt;Author&gt;Zhang&lt;/Author&gt;&lt;Year&gt;2018&lt;/Year&gt;&lt;RecNum&gt;11&lt;/RecNum&gt;&lt;record&gt;&lt;rec-number&gt;11&lt;/rec-number&gt;&lt;foreign-keys&gt;&lt;key app="EN" db-id="5vrfsrrsq25exredw29vf0ejdxsprwatv9fp" timestamp="1593176287"&gt;11&lt;/key&gt;&lt;/foreign-keys&gt;&lt;ref-type name="Journal Article"&gt;17&lt;/ref-type&gt;&lt;contributors&gt;&lt;authors&gt;&lt;author&gt;Zhang, Xu&lt;/author&gt;&lt;author&gt;Deeke, Shelley A&lt;/author&gt;&lt;author&gt;Ning, Zhibin&lt;/author&gt;&lt;author&gt;Starr, Amanda E&lt;/author&gt;&lt;author&gt;Butcher, James&lt;/author&gt;&lt;author&gt;Li, Jennifer&lt;/author&gt;&lt;author&gt;Mayne, Janice&lt;/author&gt;&lt;author&gt;Cheng, Kai&lt;/author&gt;&lt;author&gt;Liao, Bo&lt;/author&gt;&lt;author&gt;Li, Leyuan&lt;/author&gt;&lt;/authors&gt;&lt;/contributors&gt;&lt;titles&gt;&lt;title&gt;Metaproteomics reveals associations between microbiome and intestinal extracellular vesicle proteins in pediatric inflammatory bowel disease&lt;/title&gt;&lt;secondary-title&gt;Nature communications&lt;/secondary-title&gt;&lt;/titles&gt;&lt;periodical&gt;&lt;full-title&gt;Nature communications&lt;/full-title&gt;&lt;/periodical&gt;&lt;pages&gt;1-14&lt;/pages&gt;&lt;volume&gt;9&lt;/volume&gt;&lt;number&gt;1&lt;/number&gt;&lt;dates&gt;&lt;year&gt;2018&lt;/year&gt;&lt;/dates&gt;&lt;isbn&gt;2041-1723&lt;/isbn&gt;&lt;urls&gt;&lt;/urls&gt;&lt;/record&gt;&lt;/Cite&gt;&lt;/EndNote&gt;</w:instrText>
      </w:r>
      <w:r w:rsidR="007404E0" w:rsidRPr="001A5F7A">
        <w:rPr>
          <w:rFonts w:ascii="Times New Roman" w:hAnsi="Times New Roman" w:cs="Times New Roman"/>
          <w:color w:val="000000"/>
          <w:sz w:val="24"/>
          <w:szCs w:val="24"/>
        </w:rPr>
        <w:fldChar w:fldCharType="separate"/>
      </w:r>
      <w:r w:rsidR="001A5F7A" w:rsidRPr="001A5F7A">
        <w:rPr>
          <w:rFonts w:ascii="Times New Roman" w:hAnsi="Times New Roman" w:cs="Times New Roman"/>
          <w:noProof/>
          <w:color w:val="000000"/>
          <w:sz w:val="24"/>
          <w:szCs w:val="24"/>
        </w:rPr>
        <w:t>(11, 12)</w:t>
      </w:r>
      <w:r w:rsidR="007404E0" w:rsidRPr="001A5F7A">
        <w:rPr>
          <w:rFonts w:ascii="Times New Roman" w:hAnsi="Times New Roman" w:cs="Times New Roman"/>
          <w:color w:val="000000"/>
          <w:sz w:val="24"/>
          <w:szCs w:val="24"/>
        </w:rPr>
        <w:fldChar w:fldCharType="end"/>
      </w:r>
      <w:r w:rsidR="006A1826" w:rsidRPr="001A5F7A">
        <w:rPr>
          <w:rFonts w:ascii="Times New Roman" w:hAnsi="Times New Roman" w:cs="Times New Roman"/>
          <w:color w:val="000000"/>
          <w:sz w:val="24"/>
          <w:szCs w:val="24"/>
        </w:rPr>
        <w:t xml:space="preserve">. However, </w:t>
      </w:r>
      <w:r w:rsidR="00966DFE" w:rsidRPr="001A5F7A">
        <w:rPr>
          <w:rFonts w:ascii="Times New Roman" w:hAnsi="Times New Roman" w:cs="Times New Roman"/>
          <w:color w:val="000000"/>
          <w:sz w:val="24"/>
          <w:szCs w:val="24"/>
        </w:rPr>
        <w:t xml:space="preserve">IR </w:t>
      </w:r>
      <w:r w:rsidR="0058703E" w:rsidRPr="001A5F7A">
        <w:rPr>
          <w:rFonts w:ascii="Times New Roman" w:hAnsi="Times New Roman" w:cs="Times New Roman"/>
          <w:color w:val="000000"/>
          <w:sz w:val="24"/>
          <w:szCs w:val="24"/>
        </w:rPr>
        <w:t xml:space="preserve">itself – whether induced by </w:t>
      </w:r>
      <w:r w:rsidR="005A4BCC" w:rsidRPr="001A5F7A">
        <w:rPr>
          <w:rFonts w:ascii="Times New Roman" w:hAnsi="Times New Roman" w:cs="Times New Roman"/>
          <w:color w:val="000000"/>
          <w:sz w:val="24"/>
          <w:szCs w:val="24"/>
        </w:rPr>
        <w:t xml:space="preserve">the microbiome or not – </w:t>
      </w:r>
      <w:r w:rsidR="00826457" w:rsidRPr="001A5F7A">
        <w:rPr>
          <w:rFonts w:ascii="Times New Roman" w:hAnsi="Times New Roman" w:cs="Times New Roman"/>
          <w:color w:val="000000"/>
          <w:sz w:val="24"/>
          <w:szCs w:val="24"/>
        </w:rPr>
        <w:t xml:space="preserve">has been </w:t>
      </w:r>
      <w:r w:rsidR="00776AD8" w:rsidRPr="001A5F7A">
        <w:rPr>
          <w:rFonts w:ascii="Times New Roman" w:hAnsi="Times New Roman" w:cs="Times New Roman"/>
          <w:color w:val="000000"/>
          <w:sz w:val="24"/>
          <w:szCs w:val="24"/>
        </w:rPr>
        <w:t xml:space="preserve">characterized by its own metabolic and proteomic </w:t>
      </w:r>
      <w:r w:rsidR="00E4497B" w:rsidRPr="001A5F7A">
        <w:rPr>
          <w:rFonts w:ascii="Times New Roman" w:hAnsi="Times New Roman" w:cs="Times New Roman"/>
          <w:color w:val="000000"/>
          <w:sz w:val="24"/>
          <w:szCs w:val="24"/>
        </w:rPr>
        <w:t>changes</w:t>
      </w:r>
      <w:commentRangeStart w:id="15"/>
      <w:commentRangeStart w:id="16"/>
      <w:commentRangeStart w:id="17"/>
      <w:commentRangeStart w:id="18"/>
      <w:r w:rsidR="00E4497B" w:rsidRPr="001A5F7A">
        <w:rPr>
          <w:rFonts w:ascii="Times New Roman" w:hAnsi="Times New Roman" w:cs="Times New Roman"/>
          <w:color w:val="000000"/>
          <w:sz w:val="24"/>
          <w:szCs w:val="24"/>
        </w:rPr>
        <w:t xml:space="preserve">. </w:t>
      </w:r>
      <w:r w:rsidR="00826457" w:rsidRPr="001A5F7A">
        <w:rPr>
          <w:rFonts w:ascii="Times New Roman" w:hAnsi="Times New Roman" w:cs="Times New Roman"/>
          <w:color w:val="000000"/>
          <w:sz w:val="24"/>
          <w:szCs w:val="24"/>
        </w:rPr>
        <w:t xml:space="preserve"> </w:t>
      </w:r>
    </w:p>
    <w:p w14:paraId="4C3396C6" w14:textId="1973E3C3" w:rsidR="00546976" w:rsidRPr="00054D70" w:rsidRDefault="00FC7A57" w:rsidP="001A5F7A">
      <w:pPr>
        <w:pStyle w:val="NormalWeb"/>
        <w:spacing w:before="0" w:beforeAutospacing="0" w:after="0" w:afterAutospacing="0" w:line="360" w:lineRule="auto"/>
        <w:jc w:val="both"/>
      </w:pPr>
      <w:r w:rsidRPr="001A5F7A">
        <w:rPr>
          <w:color w:val="000000"/>
        </w:rPr>
        <w:t xml:space="preserve">One of the well-known metabolic consequences </w:t>
      </w:r>
      <w:r w:rsidR="00F6677C" w:rsidRPr="001A5F7A">
        <w:rPr>
          <w:color w:val="000000"/>
        </w:rPr>
        <w:t xml:space="preserve">linked to IR is hypertriglyceridemia </w:t>
      </w:r>
      <w:commentRangeEnd w:id="15"/>
      <w:r w:rsidR="00FE1A63" w:rsidRPr="001A5F7A">
        <w:rPr>
          <w:rStyle w:val="CommentReference"/>
          <w:rFonts w:eastAsiaTheme="minorHAnsi"/>
          <w:sz w:val="24"/>
          <w:szCs w:val="24"/>
          <w:lang w:eastAsia="en-US"/>
        </w:rPr>
        <w:commentReference w:id="15"/>
      </w:r>
      <w:commentRangeEnd w:id="16"/>
      <w:r w:rsidR="00992CAE">
        <w:rPr>
          <w:color w:val="000000"/>
        </w:rPr>
        <w:fldChar w:fldCharType="begin"/>
      </w:r>
      <w:r w:rsidR="00992CAE">
        <w:rPr>
          <w:color w:val="000000"/>
        </w:rPr>
        <w:instrText xml:space="preserve"> ADDIN EN.CITE &lt;EndNote&gt;&lt;Cite&gt;&lt;Author&gt;Grundy&lt;/Author&gt;&lt;Year&gt;1999&lt;/Year&gt;&lt;RecNum&gt;12&lt;/RecNum&gt;&lt;DisplayText&gt;(13)&lt;/DisplayText&gt;&lt;record&gt;&lt;rec-number&gt;12&lt;/rec-number&gt;&lt;foreign-keys&gt;&lt;key app="EN" db-id="5vrfsrrsq25exredw29vf0ejdxsprwatv9fp" timestamp="1593179208"&gt;12&lt;/key&gt;&lt;/foreign-keys&gt;&lt;ref-type name="Journal Article"&gt;17&lt;/ref-type&gt;&lt;contributors&gt;&lt;authors&gt;&lt;author&gt;Grundy, Scott M&lt;/author&gt;&lt;/authors&gt;&lt;/contributors&gt;&lt;titles&gt;&lt;title&gt;Hypertriglyceridemia, insulin resistance, and the metabolic syndrome&lt;/title&gt;&lt;secondary-title&gt;The American journal of cardiology&lt;/secondary-title&gt;&lt;/titles&gt;&lt;periodical&gt;&lt;full-title&gt;The American journal of cardiology&lt;/full-title&gt;&lt;/periodical&gt;&lt;pages&gt;25-29&lt;/pages&gt;&lt;volume&gt;83&lt;/volume&gt;&lt;number&gt;9&lt;/number&gt;&lt;dates&gt;&lt;year&gt;1999&lt;/year&gt;&lt;/dates&gt;&lt;isbn&gt;0002-9149&lt;/isbn&gt;&lt;urls&gt;&lt;/urls&gt;&lt;/record&gt;&lt;/Cite&gt;&lt;/EndNote&gt;</w:instrText>
      </w:r>
      <w:r w:rsidR="00992CAE">
        <w:rPr>
          <w:color w:val="000000"/>
        </w:rPr>
        <w:fldChar w:fldCharType="separate"/>
      </w:r>
      <w:r w:rsidR="00992CAE">
        <w:rPr>
          <w:noProof/>
          <w:color w:val="000000"/>
        </w:rPr>
        <w:t>(13)</w:t>
      </w:r>
      <w:r w:rsidR="00992CAE">
        <w:rPr>
          <w:color w:val="000000"/>
        </w:rPr>
        <w:fldChar w:fldCharType="end"/>
      </w:r>
      <w:r w:rsidR="001979D7" w:rsidRPr="001A5F7A">
        <w:rPr>
          <w:rStyle w:val="CommentReference"/>
          <w:rFonts w:eastAsiaTheme="minorHAnsi"/>
          <w:sz w:val="24"/>
          <w:szCs w:val="24"/>
          <w:lang w:eastAsia="en-US"/>
        </w:rPr>
        <w:commentReference w:id="16"/>
      </w:r>
      <w:commentRangeEnd w:id="17"/>
      <w:r w:rsidR="00C612F5" w:rsidRPr="001A5F7A">
        <w:rPr>
          <w:rStyle w:val="CommentReference"/>
          <w:rFonts w:eastAsiaTheme="minorHAnsi"/>
          <w:sz w:val="24"/>
          <w:szCs w:val="24"/>
          <w:lang w:eastAsia="en-US"/>
        </w:rPr>
        <w:commentReference w:id="17"/>
      </w:r>
      <w:commentRangeEnd w:id="18"/>
      <w:r w:rsidR="00D6070D" w:rsidRPr="001A5F7A">
        <w:rPr>
          <w:rStyle w:val="CommentReference"/>
          <w:rFonts w:eastAsiaTheme="minorHAnsi"/>
          <w:sz w:val="24"/>
          <w:szCs w:val="24"/>
          <w:lang w:eastAsia="en-US"/>
        </w:rPr>
        <w:commentReference w:id="18"/>
      </w:r>
      <w:r w:rsidR="00992CAE">
        <w:rPr>
          <w:color w:val="000000"/>
        </w:rPr>
        <w:t>.</w:t>
      </w:r>
      <w:r w:rsidR="00BA422B">
        <w:rPr>
          <w:color w:val="000000"/>
        </w:rPr>
        <w:t xml:space="preserve"> This dyslipidaemia is characterized by increase</w:t>
      </w:r>
      <w:r w:rsidR="00F74E68">
        <w:rPr>
          <w:color w:val="000000"/>
        </w:rPr>
        <w:t>d</w:t>
      </w:r>
      <w:r w:rsidR="00BA422B">
        <w:rPr>
          <w:color w:val="000000"/>
        </w:rPr>
        <w:t xml:space="preserve"> plasma </w:t>
      </w:r>
      <w:r w:rsidR="00966DFE">
        <w:rPr>
          <w:color w:val="000000"/>
        </w:rPr>
        <w:t>free fatty acids (</w:t>
      </w:r>
      <w:r w:rsidR="007162EB">
        <w:rPr>
          <w:color w:val="000000"/>
        </w:rPr>
        <w:t>FFAs</w:t>
      </w:r>
      <w:r w:rsidR="00966DFE">
        <w:rPr>
          <w:color w:val="000000"/>
        </w:rPr>
        <w:t>)</w:t>
      </w:r>
      <w:r w:rsidR="00BA422B">
        <w:rPr>
          <w:color w:val="000000"/>
        </w:rPr>
        <w:t xml:space="preserve"> and </w:t>
      </w:r>
      <w:r w:rsidR="00966DFE">
        <w:rPr>
          <w:color w:val="000000"/>
        </w:rPr>
        <w:t>very low density lipoproteins (</w:t>
      </w:r>
      <w:r w:rsidR="00BA422B">
        <w:rPr>
          <w:color w:val="000000"/>
        </w:rPr>
        <w:t>VLDLs</w:t>
      </w:r>
      <w:r w:rsidR="00966DFE">
        <w:rPr>
          <w:color w:val="000000"/>
        </w:rPr>
        <w:t>)</w:t>
      </w:r>
      <w:r w:rsidR="00BA422B">
        <w:rPr>
          <w:color w:val="000000"/>
        </w:rPr>
        <w:t xml:space="preserve"> </w:t>
      </w:r>
      <w:r w:rsidR="00655E70">
        <w:rPr>
          <w:color w:val="000000"/>
        </w:rPr>
        <w:t xml:space="preserve">resulting from </w:t>
      </w:r>
      <w:r w:rsidR="009A78A9">
        <w:rPr>
          <w:color w:val="000000"/>
        </w:rPr>
        <w:t xml:space="preserve">a </w:t>
      </w:r>
      <w:r w:rsidR="00763403">
        <w:rPr>
          <w:color w:val="000000"/>
        </w:rPr>
        <w:t>decreased insulin-dependent suppression of lipolysis in IR adipose tissue</w:t>
      </w:r>
      <w:r w:rsidR="004D5566">
        <w:rPr>
          <w:color w:val="000000"/>
        </w:rPr>
        <w:t xml:space="preserve"> </w:t>
      </w:r>
      <w:r w:rsidR="00582E79">
        <w:rPr>
          <w:color w:val="000000"/>
        </w:rPr>
        <w:fldChar w:fldCharType="begin"/>
      </w:r>
      <w:r w:rsidR="00582E79">
        <w:rPr>
          <w:color w:val="000000"/>
        </w:rPr>
        <w:instrText xml:space="preserve"> ADDIN EN.CITE &lt;EndNote&gt;&lt;Cite&gt;&lt;Author&gt;Ginsberg&lt;/Author&gt;&lt;Year&gt;2000&lt;/Year&gt;&lt;RecNum&gt;13&lt;/RecNum&gt;&lt;DisplayText&gt;(14)&lt;/DisplayText&gt;&lt;record&gt;&lt;rec-number&gt;13&lt;/rec-number&gt;&lt;foreign-keys&gt;&lt;key app="EN" db-id="5vrfsrrsq25exredw29vf0ejdxsprwatv9fp" timestamp="1593179269"&gt;13&lt;/key&gt;&lt;/foreign-keys&gt;&lt;ref-type name="Journal Article"&gt;17&lt;/ref-type&gt;&lt;contributors&gt;&lt;authors&gt;&lt;author&gt;Ginsberg, Henry N&lt;/author&gt;&lt;/authors&gt;&lt;/contributors&gt;&lt;titles&gt;&lt;title&gt;Insulin resistance and cardiovascular disease&lt;/title&gt;&lt;secondary-title&gt;The Journal of clinical investigation&lt;/secondary-title&gt;&lt;/titles&gt;&lt;periodical&gt;&lt;full-title&gt;The Journal of clinical investigation&lt;/full-title&gt;&lt;/periodical&gt;&lt;pages&gt;453-458&lt;/pages&gt;&lt;volume&gt;106&lt;/volume&gt;&lt;number&gt;4&lt;/number&gt;&lt;dates&gt;&lt;year&gt;2000&lt;/year&gt;&lt;/dates&gt;&lt;isbn&gt;0021-9738&lt;/isbn&gt;&lt;urls&gt;&lt;/urls&gt;&lt;/record&gt;&lt;/Cite&gt;&lt;/EndNote&gt;</w:instrText>
      </w:r>
      <w:r w:rsidR="00582E79">
        <w:rPr>
          <w:color w:val="000000"/>
        </w:rPr>
        <w:fldChar w:fldCharType="separate"/>
      </w:r>
      <w:r w:rsidR="00582E79">
        <w:rPr>
          <w:noProof/>
          <w:color w:val="000000"/>
        </w:rPr>
        <w:t>(14)</w:t>
      </w:r>
      <w:r w:rsidR="00582E79">
        <w:rPr>
          <w:color w:val="000000"/>
        </w:rPr>
        <w:fldChar w:fldCharType="end"/>
      </w:r>
      <w:r w:rsidR="00CC491D">
        <w:rPr>
          <w:color w:val="000000"/>
        </w:rPr>
        <w:t xml:space="preserve">. </w:t>
      </w:r>
      <w:r w:rsidR="00EA2C57">
        <w:rPr>
          <w:color w:val="000000"/>
        </w:rPr>
        <w:t>However, o</w:t>
      </w:r>
      <w:r w:rsidR="00F82AE4">
        <w:rPr>
          <w:color w:val="000000"/>
        </w:rPr>
        <w:t xml:space="preserve">ther non-lipid </w:t>
      </w:r>
      <w:r w:rsidR="00C13D85">
        <w:rPr>
          <w:color w:val="000000"/>
        </w:rPr>
        <w:t>metabolites</w:t>
      </w:r>
      <w:r w:rsidR="00EA2C57">
        <w:rPr>
          <w:color w:val="000000"/>
        </w:rPr>
        <w:t xml:space="preserve"> </w:t>
      </w:r>
      <w:r w:rsidR="00C13D85">
        <w:rPr>
          <w:color w:val="000000"/>
        </w:rPr>
        <w:t>have also been shown to</w:t>
      </w:r>
      <w:r w:rsidR="008A0B92">
        <w:rPr>
          <w:color w:val="000000"/>
        </w:rPr>
        <w:t xml:space="preserve"> define the </w:t>
      </w:r>
      <w:r w:rsidR="00CA68A1">
        <w:rPr>
          <w:color w:val="000000"/>
        </w:rPr>
        <w:t>IR metabolome</w:t>
      </w:r>
      <w:r w:rsidR="00EA2C57">
        <w:rPr>
          <w:color w:val="000000"/>
        </w:rPr>
        <w:t xml:space="preserve">. </w:t>
      </w:r>
      <w:r w:rsidR="001B438E">
        <w:rPr>
          <w:color w:val="000000"/>
        </w:rPr>
        <w:t>Recently</w:t>
      </w:r>
      <w:r w:rsidR="003375D9">
        <w:rPr>
          <w:color w:val="000000"/>
        </w:rPr>
        <w:t>, BCAAs has become a topic of interest since</w:t>
      </w:r>
      <w:r w:rsidR="00567346">
        <w:rPr>
          <w:color w:val="000000"/>
        </w:rPr>
        <w:t xml:space="preserve"> </w:t>
      </w:r>
      <w:r w:rsidR="003375D9">
        <w:rPr>
          <w:color w:val="000000"/>
        </w:rPr>
        <w:t>some</w:t>
      </w:r>
      <w:r w:rsidR="00567346">
        <w:rPr>
          <w:color w:val="000000"/>
        </w:rPr>
        <w:t xml:space="preserve"> </w:t>
      </w:r>
      <w:r w:rsidR="006F73E6">
        <w:rPr>
          <w:color w:val="000000"/>
        </w:rPr>
        <w:t xml:space="preserve">studies </w:t>
      </w:r>
      <w:r w:rsidR="003375D9">
        <w:rPr>
          <w:color w:val="000000"/>
        </w:rPr>
        <w:t>have shown</w:t>
      </w:r>
      <w:r w:rsidR="006F73E6">
        <w:rPr>
          <w:color w:val="000000"/>
        </w:rPr>
        <w:t xml:space="preserve"> increased plasma levels of these compounds in </w:t>
      </w:r>
      <w:r w:rsidR="006F73E6" w:rsidRPr="00F57DBF">
        <w:rPr>
          <w:color w:val="ED7D31" w:themeColor="accent2"/>
        </w:rPr>
        <w:t xml:space="preserve">IR </w:t>
      </w:r>
      <w:r w:rsidR="00CC29BB" w:rsidRPr="00F57DBF">
        <w:rPr>
          <w:color w:val="ED7D31" w:themeColor="accent2"/>
        </w:rPr>
        <w:t xml:space="preserve">individuals </w:t>
      </w:r>
      <w:r w:rsidR="00527E8D">
        <w:rPr>
          <w:color w:val="000000"/>
        </w:rPr>
        <w:fldChar w:fldCharType="begin"/>
      </w:r>
      <w:r w:rsidR="00527E8D">
        <w:rPr>
          <w:color w:val="000000"/>
        </w:rPr>
        <w:instrText xml:space="preserve"> ADDIN EN.CITE &lt;EndNote&gt;&lt;Cite&gt;&lt;Author&gt;Klein&lt;/Author&gt;&lt;Year&gt;2016&lt;/Year&gt;&lt;RecNum&gt;14&lt;/RecNum&gt;&lt;DisplayText&gt;(15, 16)&lt;/DisplayText&gt;&lt;record&gt;&lt;rec-number&gt;14&lt;/rec-number&gt;&lt;foreign-keys&gt;&lt;key app="EN" db-id="5vrfsrrsq25exredw29vf0ejdxsprwatv9fp" timestamp="1593179412"&gt;14&lt;/key&gt;&lt;/foreign-keys&gt;&lt;ref-type name="Journal Article"&gt;17&lt;/ref-type&gt;&lt;contributors&gt;&lt;authors&gt;&lt;author&gt;Klein, Matthias S&lt;/author&gt;&lt;author&gt;Shearer, Jane&lt;/author&gt;&lt;/authors&gt;&lt;/contributors&gt;&lt;titles&gt;&lt;title&gt;Metabolomics and type 2 diabetes: translating basic research into clinical application&lt;/title&gt;&lt;secondary-title&gt;Journal of diabetes research&lt;/secondary-title&gt;&lt;/titles&gt;&lt;periodical&gt;&lt;full-title&gt;Journal of diabetes research&lt;/full-title&gt;&lt;/periodical&gt;&lt;volume&gt;2016&lt;/volume&gt;&lt;dates&gt;&lt;year&gt;2016&lt;/year&gt;&lt;/dates&gt;&lt;isbn&gt;2314-6745&lt;/isbn&gt;&lt;urls&gt;&lt;/urls&gt;&lt;/record&gt;&lt;/Cite&gt;&lt;Cite&gt;&lt;Author&gt;Shaham&lt;/Author&gt;&lt;Year&gt;2008&lt;/Year&gt;&lt;RecNum&gt;15&lt;/RecNum&gt;&lt;record&gt;&lt;rec-number&gt;15&lt;/rec-number&gt;&lt;foreign-keys&gt;&lt;key app="EN" db-id="5vrfsrrsq25exredw29vf0ejdxsprwatv9fp" timestamp="1593181019"&gt;15&lt;/key&gt;&lt;/foreign-keys&gt;&lt;ref-type name="Journal Article"&gt;17&lt;/ref-type&gt;&lt;contributors&gt;&lt;authors&gt;&lt;author&gt;Shaham, Oded&lt;/author&gt;&lt;author&gt;Wei, Ru&lt;/author&gt;&lt;author&gt;Wang, Thomas J&lt;/author&gt;&lt;author&gt;Ricciardi, Catherine&lt;/author&gt;&lt;author&gt;Lewis, Gregory D&lt;/author&gt;&lt;author&gt;Vasan, Ramachandran S&lt;/author&gt;&lt;author&gt;Carr, Steven A&lt;/author&gt;&lt;author&gt;Thadhani, Ravi&lt;/author&gt;&lt;author&gt;Gerszten, Robert E&lt;/author&gt;&lt;author&gt;Mootha, Vamsi K&lt;/author&gt;&lt;/authors&gt;&lt;/contributors&gt;&lt;titles&gt;&lt;title&gt;Metabolic profiling of the human response to a glucose challenge reveals distinct axes of insulin sensitivity&lt;/title&gt;&lt;secondary-title&gt;Molecular systems biology&lt;/secondary-title&gt;&lt;/titles&gt;&lt;periodical&gt;&lt;full-title&gt;Molecular systems biology&lt;/full-title&gt;&lt;/periodical&gt;&lt;pages&gt;214&lt;/pages&gt;&lt;volume&gt;4&lt;/volume&gt;&lt;number&gt;1&lt;/number&gt;&lt;dates&gt;&lt;year&gt;2008&lt;/year&gt;&lt;/dates&gt;&lt;isbn&gt;1744-4292&lt;/isbn&gt;&lt;urls&gt;&lt;/urls&gt;&lt;/record&gt;&lt;/Cite&gt;&lt;/EndNote&gt;</w:instrText>
      </w:r>
      <w:r w:rsidR="00527E8D">
        <w:rPr>
          <w:color w:val="000000"/>
        </w:rPr>
        <w:fldChar w:fldCharType="separate"/>
      </w:r>
      <w:r w:rsidR="00527E8D">
        <w:rPr>
          <w:noProof/>
          <w:color w:val="000000"/>
        </w:rPr>
        <w:t>(15, 16)</w:t>
      </w:r>
      <w:r w:rsidR="00527E8D">
        <w:rPr>
          <w:color w:val="000000"/>
        </w:rPr>
        <w:fldChar w:fldCharType="end"/>
      </w:r>
      <w:r w:rsidR="00527E8D">
        <w:rPr>
          <w:color w:val="000000"/>
        </w:rPr>
        <w:t xml:space="preserve">. </w:t>
      </w:r>
      <w:r w:rsidR="005E0CA6">
        <w:rPr>
          <w:color w:val="000000"/>
        </w:rPr>
        <w:t>The</w:t>
      </w:r>
      <w:r w:rsidR="00CD53D8">
        <w:rPr>
          <w:color w:val="000000"/>
        </w:rPr>
        <w:t xml:space="preserve">se </w:t>
      </w:r>
      <w:r w:rsidR="00986E44">
        <w:rPr>
          <w:color w:val="000000"/>
        </w:rPr>
        <w:t xml:space="preserve">changes </w:t>
      </w:r>
      <w:r w:rsidR="00CD53D8">
        <w:rPr>
          <w:color w:val="000000"/>
        </w:rPr>
        <w:lastRenderedPageBreak/>
        <w:t xml:space="preserve">are </w:t>
      </w:r>
      <w:r w:rsidR="00A8301D">
        <w:rPr>
          <w:color w:val="000000"/>
        </w:rPr>
        <w:t xml:space="preserve">likely to be the result of an alteration in the expression of genes </w:t>
      </w:r>
      <w:r w:rsidR="000B0BF3">
        <w:rPr>
          <w:color w:val="000000"/>
        </w:rPr>
        <w:t>involved in BCAA catabolism</w:t>
      </w:r>
      <w:r w:rsidR="005C64D2">
        <w:rPr>
          <w:color w:val="000000"/>
        </w:rPr>
        <w:t xml:space="preserve"> </w:t>
      </w:r>
      <w:r w:rsidR="00050316">
        <w:rPr>
          <w:color w:val="000000"/>
        </w:rPr>
        <w:fldChar w:fldCharType="begin"/>
      </w:r>
      <w:r w:rsidR="00050316">
        <w:rPr>
          <w:color w:val="000000"/>
        </w:rPr>
        <w:instrText xml:space="preserve"> ADDIN EN.CITE &lt;EndNote&gt;&lt;Cite&gt;&lt;Author&gt;Sears&lt;/Author&gt;&lt;Year&gt;2009&lt;/Year&gt;&lt;RecNum&gt;16&lt;/RecNum&gt;&lt;DisplayText&gt;(17)&lt;/DisplayText&gt;&lt;record&gt;&lt;rec-number&gt;16&lt;/rec-number&gt;&lt;foreign-keys&gt;&lt;key app="EN" db-id="5vrfsrrsq25exredw29vf0ejdxsprwatv9fp" timestamp="1593181770"&gt;16&lt;/key&gt;&lt;/foreign-keys&gt;&lt;ref-type name="Journal Article"&gt;17&lt;/ref-type&gt;&lt;contributors&gt;&lt;authors&gt;&lt;author&gt;Sears, DD&lt;/author&gt;&lt;author&gt;Hsiao, G&lt;/author&gt;&lt;author&gt;Hsiao, A&lt;/author&gt;&lt;author&gt;Yu, JG&lt;/author&gt;&lt;author&gt;Courtney, CH&lt;/author&gt;&lt;author&gt;Ofrecio, JM&lt;/author&gt;&lt;author&gt;Chapman, J&lt;/author&gt;&lt;author&gt;Subramaniam, S&lt;/author&gt;&lt;/authors&gt;&lt;/contributors&gt;&lt;titles&gt;&lt;title&gt;Mechanisms of human insulin resistance and thiazolidinedione-mediated insulin sensitization&lt;/title&gt;&lt;secondary-title&gt;Proceedings of the National Academy of Sciences&lt;/secondary-title&gt;&lt;/titles&gt;&lt;periodical&gt;&lt;full-title&gt;Proceedings of the National Academy of Sciences&lt;/full-title&gt;&lt;/periodical&gt;&lt;pages&gt;18745-18750&lt;/pages&gt;&lt;volume&gt;106&lt;/volume&gt;&lt;number&gt;44&lt;/number&gt;&lt;dates&gt;&lt;year&gt;2009&lt;/year&gt;&lt;/dates&gt;&lt;isbn&gt;0027-8424&lt;/isbn&gt;&lt;urls&gt;&lt;/urls&gt;&lt;/record&gt;&lt;/Cite&gt;&lt;/EndNote&gt;</w:instrText>
      </w:r>
      <w:r w:rsidR="00050316">
        <w:rPr>
          <w:color w:val="000000"/>
        </w:rPr>
        <w:fldChar w:fldCharType="separate"/>
      </w:r>
      <w:r w:rsidR="00050316">
        <w:rPr>
          <w:noProof/>
          <w:color w:val="000000"/>
        </w:rPr>
        <w:t>(17)</w:t>
      </w:r>
      <w:r w:rsidR="00050316">
        <w:rPr>
          <w:color w:val="000000"/>
        </w:rPr>
        <w:fldChar w:fldCharType="end"/>
      </w:r>
      <w:r w:rsidR="00050316">
        <w:rPr>
          <w:color w:val="000000"/>
        </w:rPr>
        <w:t xml:space="preserve"> </w:t>
      </w:r>
      <w:r w:rsidR="005C64D2">
        <w:rPr>
          <w:color w:val="000000"/>
        </w:rPr>
        <w:t>and</w:t>
      </w:r>
      <w:r w:rsidR="00B234AB">
        <w:rPr>
          <w:color w:val="000000"/>
        </w:rPr>
        <w:t>, therefore, provid</w:t>
      </w:r>
      <w:r w:rsidR="005C64D2">
        <w:rPr>
          <w:color w:val="000000"/>
        </w:rPr>
        <w:t>e</w:t>
      </w:r>
      <w:r w:rsidR="00B234AB">
        <w:rPr>
          <w:color w:val="000000"/>
        </w:rPr>
        <w:t xml:space="preserve"> </w:t>
      </w:r>
      <w:r w:rsidR="005E504F">
        <w:rPr>
          <w:color w:val="000000"/>
        </w:rPr>
        <w:t xml:space="preserve">supporting </w:t>
      </w:r>
      <w:r w:rsidR="00B234AB">
        <w:rPr>
          <w:color w:val="000000"/>
        </w:rPr>
        <w:t xml:space="preserve">evidence </w:t>
      </w:r>
      <w:r w:rsidR="005C64D2">
        <w:rPr>
          <w:color w:val="000000"/>
        </w:rPr>
        <w:t xml:space="preserve">for </w:t>
      </w:r>
      <w:r w:rsidR="00635FDD">
        <w:rPr>
          <w:color w:val="000000"/>
        </w:rPr>
        <w:t>not only a metabolomic but also a</w:t>
      </w:r>
      <w:r w:rsidR="005C64D2">
        <w:rPr>
          <w:color w:val="000000"/>
        </w:rPr>
        <w:t xml:space="preserve"> proteomic signat</w:t>
      </w:r>
      <w:r w:rsidR="00850090">
        <w:rPr>
          <w:color w:val="000000"/>
        </w:rPr>
        <w:t xml:space="preserve">ure of IR </w:t>
      </w:r>
      <w:r w:rsidR="0097410C">
        <w:rPr>
          <w:color w:val="000000"/>
        </w:rPr>
        <w:fldChar w:fldCharType="begin"/>
      </w:r>
      <w:r w:rsidR="0097410C">
        <w:rPr>
          <w:color w:val="000000"/>
        </w:rPr>
        <w:instrText xml:space="preserve"> ADDIN EN.CITE &lt;EndNote&gt;&lt;Cite&gt;&lt;Author&gt;Giebelstein&lt;/Author&gt;&lt;Year&gt;2012&lt;/Year&gt;&lt;RecNum&gt;17&lt;/RecNum&gt;&lt;DisplayText&gt;(18)&lt;/DisplayText&gt;&lt;record&gt;&lt;rec-number&gt;17&lt;/rec-number&gt;&lt;foreign-keys&gt;&lt;key app="EN" db-id="5vrfsrrsq25exredw29vf0ejdxsprwatv9fp" timestamp="1593181954"&gt;17&lt;/key&gt;&lt;/foreign-keys&gt;&lt;ref-type name="Journal Article"&gt;17&lt;/ref-type&gt;&lt;contributors&gt;&lt;authors&gt;&lt;author&gt;Giebelstein, J&lt;/author&gt;&lt;author&gt;Poschmann, G&lt;/author&gt;&lt;author&gt;Højlund, K&lt;/author&gt;&lt;author&gt;Schechinger, W&lt;/author&gt;&lt;author&gt;Dietrich, JW&lt;/author&gt;&lt;author&gt;Levin, K&lt;/author&gt;&lt;author&gt;Beck-Nielsen, H&lt;/author&gt;&lt;author&gt;Podwojski, K&lt;/author&gt;&lt;author&gt;Stühler, K&lt;/author&gt;&lt;author&gt;Meyer, HE&lt;/author&gt;&lt;/authors&gt;&lt;/contributors&gt;&lt;titles&gt;&lt;title&gt;The proteomic signature of insulin-resistant human skeletal muscle reveals increased glycolytic and decreased mitochondrial enzymes&lt;/title&gt;&lt;secondary-title&gt;Diabetologia&lt;/secondary-title&gt;&lt;/titles&gt;&lt;periodical&gt;&lt;full-title&gt;Diabetologia&lt;/full-title&gt;&lt;/periodical&gt;&lt;pages&gt;1114-1127&lt;/pages&gt;&lt;volume&gt;55&lt;/volume&gt;&lt;number&gt;4&lt;/number&gt;&lt;dates&gt;&lt;year&gt;2012&lt;/year&gt;&lt;/dates&gt;&lt;isbn&gt;0012-186X&lt;/isbn&gt;&lt;urls&gt;&lt;/urls&gt;&lt;/record&gt;&lt;/Cite&gt;&lt;/EndNote&gt;</w:instrText>
      </w:r>
      <w:r w:rsidR="0097410C">
        <w:rPr>
          <w:color w:val="000000"/>
        </w:rPr>
        <w:fldChar w:fldCharType="separate"/>
      </w:r>
      <w:r w:rsidR="0097410C">
        <w:rPr>
          <w:noProof/>
          <w:color w:val="000000"/>
        </w:rPr>
        <w:t>(18)</w:t>
      </w:r>
      <w:r w:rsidR="0097410C">
        <w:rPr>
          <w:color w:val="000000"/>
        </w:rPr>
        <w:fldChar w:fldCharType="end"/>
      </w:r>
      <w:r w:rsidR="0097410C">
        <w:rPr>
          <w:color w:val="000000"/>
        </w:rPr>
        <w:t>.</w:t>
      </w:r>
      <w:r w:rsidR="00780026">
        <w:rPr>
          <w:color w:val="000000"/>
        </w:rPr>
        <w:t xml:space="preserve"> </w:t>
      </w:r>
    </w:p>
    <w:p w14:paraId="166F4DA6" w14:textId="755E989E" w:rsidR="00A35A05" w:rsidRDefault="008B3001" w:rsidP="00D04A98">
      <w:pPr>
        <w:pStyle w:val="NormalWeb"/>
        <w:spacing w:before="0" w:beforeAutospacing="0" w:after="0" w:afterAutospacing="0" w:line="360" w:lineRule="auto"/>
        <w:jc w:val="both"/>
      </w:pPr>
      <w:r>
        <w:rPr>
          <w:color w:val="000000"/>
        </w:rPr>
        <w:t xml:space="preserve">Even though </w:t>
      </w:r>
      <w:r w:rsidR="00350538">
        <w:rPr>
          <w:color w:val="000000"/>
        </w:rPr>
        <w:t>advances have been made</w:t>
      </w:r>
      <w:r w:rsidR="00F123B3">
        <w:rPr>
          <w:color w:val="000000"/>
        </w:rPr>
        <w:t xml:space="preserve"> in the identification of </w:t>
      </w:r>
      <w:r w:rsidR="00A35A05">
        <w:rPr>
          <w:color w:val="000000"/>
        </w:rPr>
        <w:t xml:space="preserve">specific microbes, metabolites and </w:t>
      </w:r>
      <w:r w:rsidR="00BC0536">
        <w:rPr>
          <w:color w:val="000000"/>
        </w:rPr>
        <w:t>gene products correlated with IR</w:t>
      </w:r>
      <w:r w:rsidR="00435FB9">
        <w:rPr>
          <w:color w:val="000000"/>
        </w:rPr>
        <w:t xml:space="preserve"> and T2D</w:t>
      </w:r>
      <w:r w:rsidR="00BC0536">
        <w:rPr>
          <w:color w:val="000000"/>
        </w:rPr>
        <w:t xml:space="preserve">, </w:t>
      </w:r>
      <w:r w:rsidR="00435FB9">
        <w:rPr>
          <w:color w:val="000000"/>
        </w:rPr>
        <w:t xml:space="preserve">general changes in the omics of insulin resistant individuals </w:t>
      </w:r>
      <w:r w:rsidR="00735FC3">
        <w:rPr>
          <w:color w:val="000000"/>
        </w:rPr>
        <w:t xml:space="preserve">and the biological implications of these changes </w:t>
      </w:r>
      <w:r w:rsidR="00537ED8">
        <w:rPr>
          <w:color w:val="000000"/>
        </w:rPr>
        <w:t>remain unclear.</w:t>
      </w:r>
      <w:r w:rsidR="00735FC3">
        <w:rPr>
          <w:color w:val="000000"/>
        </w:rPr>
        <w:t xml:space="preserve"> For this reason, th</w:t>
      </w:r>
      <w:r w:rsidR="00BB2A11">
        <w:rPr>
          <w:color w:val="000000"/>
        </w:rPr>
        <w:t>e current</w:t>
      </w:r>
      <w:r w:rsidR="00735FC3">
        <w:rPr>
          <w:color w:val="000000"/>
        </w:rPr>
        <w:t xml:space="preserve"> study aims to investigate the differences in the microbiome, host proteome and host metabolome between insulin resistant and insulin sensitive </w:t>
      </w:r>
      <w:r w:rsidR="00A70CFE">
        <w:rPr>
          <w:color w:val="000000"/>
        </w:rPr>
        <w:t xml:space="preserve">(IS) </w:t>
      </w:r>
      <w:r w:rsidR="00735FC3">
        <w:rPr>
          <w:color w:val="000000"/>
        </w:rPr>
        <w:t>prediabetic</w:t>
      </w:r>
      <w:r w:rsidR="00BB2A11">
        <w:rPr>
          <w:color w:val="000000"/>
        </w:rPr>
        <w:t xml:space="preserve"> subjects</w:t>
      </w:r>
      <w:r w:rsidR="00735FC3" w:rsidRPr="00B6006E">
        <w:t xml:space="preserve">. </w:t>
      </w:r>
      <w:r w:rsidR="005F39AA" w:rsidRPr="00B6006E">
        <w:t>C</w:t>
      </w:r>
      <w:r w:rsidR="00B57684" w:rsidRPr="00B6006E">
        <w:t xml:space="preserve">hanges in these variables will then be used to identify and </w:t>
      </w:r>
      <w:r w:rsidR="00C05B84" w:rsidRPr="00B6006E">
        <w:t>examine the biological consequences</w:t>
      </w:r>
      <w:r w:rsidR="00B57684" w:rsidRPr="00B6006E">
        <w:t xml:space="preserve"> at </w:t>
      </w:r>
      <w:r w:rsidR="00B57684" w:rsidRPr="008E0F6D">
        <w:rPr>
          <w:color w:val="ED7D31" w:themeColor="accent2"/>
        </w:rPr>
        <w:t>pathway level</w:t>
      </w:r>
      <w:r w:rsidR="00B57684" w:rsidRPr="00B6006E">
        <w:t>.</w:t>
      </w:r>
      <w:r w:rsidR="00EC77F7">
        <w:t xml:space="preserve"> Since</w:t>
      </w:r>
      <w:r w:rsidR="00E66BA8">
        <w:t xml:space="preserve"> previo</w:t>
      </w:r>
      <w:r w:rsidR="005961AB">
        <w:t>us</w:t>
      </w:r>
      <w:r w:rsidR="00295288">
        <w:t xml:space="preserve"> </w:t>
      </w:r>
      <w:r w:rsidR="005961AB">
        <w:t xml:space="preserve">research has managed to </w:t>
      </w:r>
      <w:r w:rsidR="00B53C37">
        <w:t>establish</w:t>
      </w:r>
      <w:r w:rsidR="0079361B">
        <w:t xml:space="preserve"> IR specific</w:t>
      </w:r>
      <w:r w:rsidR="00BB2A11">
        <w:t xml:space="preserve"> </w:t>
      </w:r>
      <w:r w:rsidR="000974DC">
        <w:t xml:space="preserve">biological </w:t>
      </w:r>
      <w:r w:rsidR="00E939BA">
        <w:t>signatures</w:t>
      </w:r>
      <w:r w:rsidR="00EC77F7">
        <w:t xml:space="preserve">, it is hypothesized </w:t>
      </w:r>
      <w:r w:rsidR="007D42CD">
        <w:t xml:space="preserve">that there will be differences between the insulin sensitive and insulin resistant groups and that these differences will be able to explain some of the biological characteristics of each group. </w:t>
      </w:r>
    </w:p>
    <w:p w14:paraId="01767D39" w14:textId="6AA766B5" w:rsidR="0049168B" w:rsidRDefault="00B14618" w:rsidP="00D04A98">
      <w:pPr>
        <w:pStyle w:val="NormalWeb"/>
        <w:spacing w:before="0" w:beforeAutospacing="0" w:after="0" w:afterAutospacing="0" w:line="360" w:lineRule="auto"/>
        <w:jc w:val="both"/>
      </w:pPr>
      <w:r>
        <w:t xml:space="preserve">In order to </w:t>
      </w:r>
      <w:r w:rsidR="00943D90">
        <w:t>test this hypothesis</w:t>
      </w:r>
      <w:r>
        <w:t xml:space="preserve">, </w:t>
      </w:r>
      <w:r w:rsidR="00A47DD7">
        <w:t xml:space="preserve">data from </w:t>
      </w:r>
      <w:r w:rsidR="00061340">
        <w:t xml:space="preserve">the </w:t>
      </w:r>
      <w:r w:rsidR="003F44E4">
        <w:t xml:space="preserve">integrative </w:t>
      </w:r>
      <w:r w:rsidR="001E73CA">
        <w:t>Human Microbiome Project</w:t>
      </w:r>
      <w:r w:rsidR="00061340">
        <w:t xml:space="preserve">’s </w:t>
      </w:r>
      <w:r w:rsidR="003F44E4">
        <w:t xml:space="preserve">(iHMP) </w:t>
      </w:r>
      <w:r w:rsidR="006178E5">
        <w:t>study concerning T2D was used</w:t>
      </w:r>
      <w:r w:rsidR="00FC1F11">
        <w:t xml:space="preserve">. This </w:t>
      </w:r>
      <w:r w:rsidR="001E671D">
        <w:t xml:space="preserve">study aims to research </w:t>
      </w:r>
      <w:r w:rsidR="003D4D81">
        <w:rPr>
          <w:color w:val="000000"/>
        </w:rPr>
        <w:t xml:space="preserve">106 individuals at high risk for diabetes over a period of 4 years in order to determine the ‘physiological changes that occur in the microbiome and host during viral infection and during changes in glucose levels and insulin resistance’ </w:t>
      </w:r>
      <w:r w:rsidR="00A37D35">
        <w:rPr>
          <w:color w:val="000000"/>
        </w:rPr>
        <w:fldChar w:fldCharType="begin"/>
      </w:r>
      <w:r w:rsidR="00A37D35">
        <w:rPr>
          <w:color w:val="000000"/>
        </w:rPr>
        <w:instrText xml:space="preserve"> ADDIN EN.CITE &lt;EndNote&gt;&lt;Cite&gt;&lt;Author&gt;Integrative&lt;/Author&gt;&lt;Year&gt;2014&lt;/Year&gt;&lt;RecNum&gt;18&lt;/RecNum&gt;&lt;DisplayText&gt;(19)&lt;/DisplayText&gt;&lt;record&gt;&lt;rec-number&gt;18&lt;/rec-number&gt;&lt;foreign-keys&gt;&lt;key app="EN" db-id="5vrfsrrsq25exredw29vf0ejdxsprwatv9fp" timestamp="1593182015"&gt;18&lt;/key&gt;&lt;/foreign-keys&gt;&lt;ref-type name="Journal Article"&gt;17&lt;/ref-type&gt;&lt;contributors&gt;&lt;authors&gt;&lt;author&gt;Integrative, HMP&lt;/author&gt;&lt;/authors&gt;&lt;/contributors&gt;&lt;titles&gt;&lt;title&gt;The Integrative Human Microbiome Project: dynamic analysis of microbiome-host omics profiles during periods of human health and disease&lt;/title&gt;&lt;secondary-title&gt;Cell host &amp;amp; microbe&lt;/secondary-title&gt;&lt;/titles&gt;&lt;periodical&gt;&lt;full-title&gt;Cell host &amp;amp; microbe&lt;/full-title&gt;&lt;/periodical&gt;&lt;pages&gt;276&lt;/pages&gt;&lt;volume&gt;16&lt;/volume&gt;&lt;number&gt;3&lt;/number&gt;&lt;dates&gt;&lt;year&gt;2014&lt;/year&gt;&lt;/dates&gt;&lt;isbn&gt;1934-6069&lt;/isbn&gt;&lt;urls&gt;&lt;/urls&gt;&lt;/record&gt;&lt;/Cite&gt;&lt;/EndNote&gt;</w:instrText>
      </w:r>
      <w:r w:rsidR="00A37D35">
        <w:rPr>
          <w:color w:val="000000"/>
        </w:rPr>
        <w:fldChar w:fldCharType="separate"/>
      </w:r>
      <w:r w:rsidR="00A37D35">
        <w:rPr>
          <w:noProof/>
          <w:color w:val="000000"/>
        </w:rPr>
        <w:t>(19)</w:t>
      </w:r>
      <w:r w:rsidR="00A37D35">
        <w:rPr>
          <w:color w:val="000000"/>
        </w:rPr>
        <w:fldChar w:fldCharType="end"/>
      </w:r>
      <w:r w:rsidR="00A37D35">
        <w:rPr>
          <w:color w:val="000000"/>
        </w:rPr>
        <w:t xml:space="preserve">. </w:t>
      </w:r>
      <w:r w:rsidR="00DC7C25">
        <w:rPr>
          <w:color w:val="000000"/>
        </w:rPr>
        <w:t xml:space="preserve">Differences in the corresponding </w:t>
      </w:r>
      <w:r w:rsidR="00CF512C">
        <w:rPr>
          <w:color w:val="000000"/>
        </w:rPr>
        <w:t xml:space="preserve">proteomic and metabolic </w:t>
      </w:r>
      <w:r w:rsidR="00DC7C25">
        <w:rPr>
          <w:color w:val="000000"/>
        </w:rPr>
        <w:t>data of the IR</w:t>
      </w:r>
      <w:r w:rsidR="00A70CFE">
        <w:rPr>
          <w:color w:val="000000"/>
        </w:rPr>
        <w:t xml:space="preserve"> and IS</w:t>
      </w:r>
      <w:r w:rsidR="00252BF0">
        <w:rPr>
          <w:color w:val="000000"/>
        </w:rPr>
        <w:t xml:space="preserve"> groups </w:t>
      </w:r>
      <w:r w:rsidR="00DC7C25">
        <w:rPr>
          <w:color w:val="000000"/>
        </w:rPr>
        <w:t xml:space="preserve">were analysed </w:t>
      </w:r>
      <w:r w:rsidR="00252BF0">
        <w:rPr>
          <w:color w:val="000000"/>
        </w:rPr>
        <w:t>using differential analys</w:t>
      </w:r>
      <w:r w:rsidR="007343D0">
        <w:rPr>
          <w:color w:val="000000"/>
        </w:rPr>
        <w:t>es</w:t>
      </w:r>
      <w:r w:rsidR="00252BF0">
        <w:rPr>
          <w:color w:val="000000"/>
        </w:rPr>
        <w:t xml:space="preserve"> (DA</w:t>
      </w:r>
      <w:r w:rsidR="007343D0">
        <w:rPr>
          <w:color w:val="000000"/>
        </w:rPr>
        <w:t>s</w:t>
      </w:r>
      <w:r w:rsidR="00252BF0">
        <w:rPr>
          <w:color w:val="000000"/>
        </w:rPr>
        <w:t>)</w:t>
      </w:r>
      <w:r w:rsidR="00FB1D43">
        <w:rPr>
          <w:color w:val="000000"/>
        </w:rPr>
        <w:t xml:space="preserve"> and any</w:t>
      </w:r>
      <w:r w:rsidR="00E60B24">
        <w:rPr>
          <w:color w:val="000000"/>
        </w:rPr>
        <w:t xml:space="preserve"> biological implications</w:t>
      </w:r>
      <w:r w:rsidR="00FB1D43">
        <w:rPr>
          <w:color w:val="000000"/>
        </w:rPr>
        <w:t xml:space="preserve"> </w:t>
      </w:r>
      <w:r w:rsidR="0047688D">
        <w:rPr>
          <w:color w:val="000000"/>
        </w:rPr>
        <w:t xml:space="preserve">of these changes </w:t>
      </w:r>
      <w:r w:rsidR="00311B71">
        <w:rPr>
          <w:color w:val="000000"/>
        </w:rPr>
        <w:t>were evaluated using a combined pathway analysis and a network analysis.</w:t>
      </w:r>
      <w:r w:rsidR="00E60B24">
        <w:rPr>
          <w:color w:val="000000"/>
        </w:rPr>
        <w:t xml:space="preserve"> </w:t>
      </w:r>
      <w:r w:rsidR="00C21195">
        <w:rPr>
          <w:color w:val="000000"/>
        </w:rPr>
        <w:t xml:space="preserve">Analysis of </w:t>
      </w:r>
      <w:r w:rsidR="00225D2F">
        <w:rPr>
          <w:color w:val="000000"/>
        </w:rPr>
        <w:t xml:space="preserve">the </w:t>
      </w:r>
      <w:r w:rsidR="00C21195">
        <w:rPr>
          <w:color w:val="000000"/>
        </w:rPr>
        <w:t xml:space="preserve">metagenomic </w:t>
      </w:r>
      <w:r w:rsidR="00225D2F">
        <w:rPr>
          <w:color w:val="000000"/>
        </w:rPr>
        <w:t>separation</w:t>
      </w:r>
      <w:r w:rsidR="00C21195">
        <w:rPr>
          <w:color w:val="000000"/>
        </w:rPr>
        <w:t xml:space="preserve"> between the 2 </w:t>
      </w:r>
      <w:r w:rsidR="005329DF">
        <w:rPr>
          <w:color w:val="000000"/>
        </w:rPr>
        <w:t>IR and IS groups</w:t>
      </w:r>
      <w:r w:rsidR="00C21195">
        <w:rPr>
          <w:color w:val="000000"/>
        </w:rPr>
        <w:t xml:space="preserve"> was done </w:t>
      </w:r>
      <w:r w:rsidR="001106A1">
        <w:rPr>
          <w:color w:val="000000"/>
        </w:rPr>
        <w:t>using a Principal Coordinate Analysis (</w:t>
      </w:r>
      <w:proofErr w:type="spellStart"/>
      <w:r w:rsidR="001106A1">
        <w:rPr>
          <w:color w:val="000000"/>
        </w:rPr>
        <w:t>PCoA</w:t>
      </w:r>
      <w:proofErr w:type="spellEnd"/>
      <w:r w:rsidR="001106A1">
        <w:rPr>
          <w:color w:val="000000"/>
        </w:rPr>
        <w:t xml:space="preserve">) as well as </w:t>
      </w:r>
      <w:r w:rsidR="00CE047B">
        <w:rPr>
          <w:color w:val="000000"/>
        </w:rPr>
        <w:t xml:space="preserve">by determining which phyla and </w:t>
      </w:r>
      <w:commentRangeStart w:id="19"/>
      <w:r w:rsidR="00460573">
        <w:rPr>
          <w:color w:val="000000"/>
        </w:rPr>
        <w:t xml:space="preserve">Operational Taxonomic Units </w:t>
      </w:r>
      <w:commentRangeEnd w:id="19"/>
      <w:r w:rsidR="00460573">
        <w:rPr>
          <w:rStyle w:val="CommentReference"/>
          <w:rFonts w:asciiTheme="minorHAnsi" w:eastAsiaTheme="minorHAnsi" w:hAnsiTheme="minorHAnsi" w:cstheme="minorBidi"/>
          <w:lang w:eastAsia="en-US"/>
        </w:rPr>
        <w:commentReference w:id="19"/>
      </w:r>
      <w:r w:rsidR="00460573">
        <w:rPr>
          <w:color w:val="000000"/>
        </w:rPr>
        <w:t>(OTUs)</w:t>
      </w:r>
      <w:r w:rsidR="00225D2F">
        <w:rPr>
          <w:color w:val="000000"/>
        </w:rPr>
        <w:t xml:space="preserve"> contribute most to this separation.</w:t>
      </w:r>
      <w:r w:rsidR="003356EC">
        <w:rPr>
          <w:color w:val="000000"/>
        </w:rPr>
        <w:t xml:space="preserve"> </w:t>
      </w:r>
      <w:r w:rsidR="003356EC" w:rsidRPr="00422C34">
        <w:rPr>
          <w:color w:val="FF0000"/>
        </w:rPr>
        <w:t xml:space="preserve">Finally, microbes and metabolites </w:t>
      </w:r>
      <w:r w:rsidR="00AF10B1" w:rsidRPr="00422C34">
        <w:rPr>
          <w:color w:val="FF0000"/>
        </w:rPr>
        <w:t xml:space="preserve">likely </w:t>
      </w:r>
      <w:r w:rsidR="005329DF" w:rsidRPr="00422C34">
        <w:rPr>
          <w:color w:val="FF0000"/>
        </w:rPr>
        <w:t xml:space="preserve">to explain the covariation between the </w:t>
      </w:r>
      <w:r w:rsidR="00A269AF" w:rsidRPr="00422C34">
        <w:rPr>
          <w:color w:val="FF0000"/>
        </w:rPr>
        <w:t xml:space="preserve">metabolomic and metagenomic datasets were identified. </w:t>
      </w:r>
    </w:p>
    <w:p w14:paraId="7F50671D" w14:textId="77777777" w:rsidR="00B6006E" w:rsidRPr="00B6006E" w:rsidRDefault="00B6006E" w:rsidP="00D04A98">
      <w:pPr>
        <w:pStyle w:val="NormalWeb"/>
        <w:spacing w:before="0" w:beforeAutospacing="0" w:after="0" w:afterAutospacing="0" w:line="360" w:lineRule="auto"/>
        <w:jc w:val="both"/>
      </w:pPr>
    </w:p>
    <w:p w14:paraId="2B66F51D" w14:textId="56656E0B" w:rsidR="00393F76" w:rsidRPr="00522C85" w:rsidRDefault="00393F76" w:rsidP="00393F76">
      <w:pPr>
        <w:spacing w:before="360" w:line="360" w:lineRule="auto"/>
        <w:jc w:val="both"/>
        <w:outlineLvl w:val="1"/>
        <w:rPr>
          <w:rFonts w:ascii="Times New Roman" w:eastAsia="Times New Roman" w:hAnsi="Times New Roman" w:cs="Times New Roman"/>
          <w:sz w:val="36"/>
          <w:szCs w:val="36"/>
          <w:lang w:eastAsia="en-GB"/>
        </w:rPr>
      </w:pPr>
      <w:bookmarkStart w:id="20" w:name="_Toc44088852"/>
      <w:r w:rsidRPr="00AB7B0F">
        <w:rPr>
          <w:rStyle w:val="Heading2Char"/>
          <w:rFonts w:eastAsiaTheme="minorHAnsi"/>
          <w:sz w:val="24"/>
          <w:szCs w:val="24"/>
          <w:u w:val="single"/>
        </w:rPr>
        <w:t>Materials and Methods</w:t>
      </w:r>
      <w:bookmarkEnd w:id="20"/>
      <w:r w:rsidR="00522C85">
        <w:rPr>
          <w:rStyle w:val="Heading2Char"/>
          <w:rFonts w:eastAsiaTheme="minorHAnsi"/>
          <w:b w:val="0"/>
          <w:bCs w:val="0"/>
          <w:sz w:val="24"/>
          <w:szCs w:val="24"/>
        </w:rPr>
        <w:t xml:space="preserve"> </w:t>
      </w:r>
    </w:p>
    <w:p w14:paraId="27D62C08" w14:textId="13BA7B11" w:rsidR="00393F76" w:rsidRDefault="00393F76" w:rsidP="00393F76">
      <w:pPr>
        <w:pStyle w:val="Heading3"/>
        <w:spacing w:line="360" w:lineRule="auto"/>
        <w:jc w:val="both"/>
        <w:rPr>
          <w:rFonts w:ascii="Times New Roman" w:eastAsia="Times New Roman" w:hAnsi="Times New Roman" w:cs="Times New Roman"/>
          <w:i/>
          <w:iCs/>
          <w:color w:val="auto"/>
          <w:u w:val="single"/>
          <w:lang w:eastAsia="en-GB"/>
        </w:rPr>
      </w:pPr>
      <w:bookmarkStart w:id="21" w:name="_Toc44088853"/>
      <w:r w:rsidRPr="00AB7B0F">
        <w:rPr>
          <w:rFonts w:ascii="Times New Roman" w:eastAsia="Times New Roman" w:hAnsi="Times New Roman" w:cs="Times New Roman"/>
          <w:i/>
          <w:iCs/>
          <w:color w:val="auto"/>
          <w:u w:val="single"/>
          <w:lang w:eastAsia="en-GB"/>
        </w:rPr>
        <w:t>Patient data</w:t>
      </w:r>
      <w:bookmarkEnd w:id="21"/>
    </w:p>
    <w:p w14:paraId="740FE68E" w14:textId="2C4EC616" w:rsidR="00A16D47" w:rsidRPr="00A16D47" w:rsidRDefault="00A16D47" w:rsidP="00A16D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acquisition</w:t>
      </w:r>
    </w:p>
    <w:p w14:paraId="7732ECCA" w14:textId="19061E2D" w:rsidR="004D3164" w:rsidRDefault="00393F76" w:rsidP="004D3164">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Proteomic, metabolomic, metagenomic and </w:t>
      </w:r>
      <w:r>
        <w:rPr>
          <w:rFonts w:ascii="Times New Roman" w:eastAsia="Times New Roman" w:hAnsi="Times New Roman" w:cs="Times New Roman"/>
          <w:color w:val="000000"/>
          <w:sz w:val="24"/>
          <w:szCs w:val="24"/>
          <w:lang w:eastAsia="en-GB"/>
        </w:rPr>
        <w:t xml:space="preserve">the </w:t>
      </w:r>
      <w:r w:rsidRPr="00AB7B0F">
        <w:rPr>
          <w:rFonts w:ascii="Times New Roman" w:eastAsia="Times New Roman" w:hAnsi="Times New Roman" w:cs="Times New Roman"/>
          <w:color w:val="000000"/>
          <w:sz w:val="24"/>
          <w:szCs w:val="24"/>
          <w:lang w:eastAsia="en-GB"/>
        </w:rPr>
        <w:t xml:space="preserve">corresponding subject data of the </w:t>
      </w:r>
      <w:r>
        <w:rPr>
          <w:rFonts w:ascii="Times New Roman" w:eastAsia="Times New Roman" w:hAnsi="Times New Roman" w:cs="Times New Roman"/>
          <w:color w:val="000000"/>
          <w:sz w:val="24"/>
          <w:szCs w:val="24"/>
          <w:lang w:eastAsia="en-GB"/>
        </w:rPr>
        <w:t xml:space="preserve">integrative Human Microbiome Project’s (iHMP) </w:t>
      </w:r>
      <w:r w:rsidRPr="00AB7B0F">
        <w:rPr>
          <w:rFonts w:ascii="Times New Roman" w:eastAsia="Times New Roman" w:hAnsi="Times New Roman" w:cs="Times New Roman"/>
          <w:color w:val="000000"/>
          <w:sz w:val="24"/>
          <w:szCs w:val="24"/>
          <w:lang w:eastAsia="en-GB"/>
        </w:rPr>
        <w:t>T2DM</w:t>
      </w:r>
      <w:r>
        <w:rPr>
          <w:rFonts w:ascii="Times New Roman" w:eastAsia="Times New Roman" w:hAnsi="Times New Roman" w:cs="Times New Roman"/>
          <w:color w:val="000000"/>
          <w:sz w:val="24"/>
          <w:szCs w:val="24"/>
          <w:lang w:eastAsia="en-GB"/>
        </w:rPr>
        <w:t xml:space="preserve"> </w:t>
      </w:r>
      <w:r w:rsidR="00544377">
        <w:rPr>
          <w:rFonts w:ascii="Times New Roman" w:eastAsia="Times New Roman" w:hAnsi="Times New Roman" w:cs="Times New Roman"/>
          <w:color w:val="000000"/>
          <w:sz w:val="24"/>
          <w:szCs w:val="24"/>
          <w:lang w:eastAsia="en-GB"/>
        </w:rPr>
        <w:fldChar w:fldCharType="begin"/>
      </w:r>
      <w:r w:rsidR="00BE0132">
        <w:rPr>
          <w:rFonts w:ascii="Times New Roman" w:eastAsia="Times New Roman" w:hAnsi="Times New Roman" w:cs="Times New Roman"/>
          <w:color w:val="000000"/>
          <w:sz w:val="24"/>
          <w:szCs w:val="24"/>
          <w:lang w:eastAsia="en-GB"/>
        </w:rPr>
        <w:instrText xml:space="preserve"> ADDIN EN.CITE &lt;EndNote&gt;&lt;Cite&gt;&lt;Author&gt;Integrative&lt;/Author&gt;&lt;Year&gt;2014&lt;/Year&gt;&lt;RecNum&gt;18&lt;/RecNum&gt;&lt;DisplayText&gt;(19, 20)&lt;/DisplayText&gt;&lt;record&gt;&lt;rec-number&gt;18&lt;/rec-number&gt;&lt;foreign-keys&gt;&lt;key app="EN" db-id="5vrfsrrsq25exredw29vf0ejdxsprwatv9fp" timestamp="1593182015"&gt;18&lt;/key&gt;&lt;/foreign-keys&gt;&lt;ref-type name="Journal Article"&gt;17&lt;/ref-type&gt;&lt;contributors&gt;&lt;authors&gt;&lt;author&gt;Integrative, HMP&lt;/author&gt;&lt;/authors&gt;&lt;/contributors&gt;&lt;titles&gt;&lt;title&gt;The Integrative Human Microbiome Project: dynamic analysis of microbiome-host omics profiles during periods of human health and disease&lt;/title&gt;&lt;secondary-title&gt;Cell host &amp;amp; microbe&lt;/secondary-title&gt;&lt;/titles&gt;&lt;periodical&gt;&lt;full-title&gt;Cell host &amp;amp; microbe&lt;/full-title&gt;&lt;/periodical&gt;&lt;pages&gt;276&lt;/pages&gt;&lt;volume&gt;16&lt;/volume&gt;&lt;number&gt;3&lt;/number&gt;&lt;dates&gt;&lt;year&gt;2014&lt;/year&gt;&lt;/dates&gt;&lt;isbn&gt;1934-6069&lt;/isbn&gt;&lt;urls&gt;&lt;/urls&gt;&lt;/record&gt;&lt;/Cite&gt;&lt;Cite&gt;&lt;Author&gt;Zhou&lt;/Author&gt;&lt;Year&gt;2019&lt;/Year&gt;&lt;RecNum&gt;19&lt;/RecNum&gt;&lt;record&gt;&lt;rec-number&gt;19&lt;/rec-number&gt;&lt;foreign-keys&gt;&lt;key app="EN" db-id="5vrfsrrsq25exredw29vf0ejdxsprwatv9fp" timestamp="1593182207"&gt;19&lt;/key&gt;&lt;/foreign-keys&gt;&lt;ref-type name="Journal Article"&gt;17&lt;/ref-type&gt;&lt;contributors&gt;&lt;authors&gt;&lt;author&gt;Zhou, Wenyu&lt;/author&gt;&lt;author&gt;Sailani, M Reza&lt;/author&gt;&lt;author&gt;Contrepois, Kévin&lt;/author&gt;&lt;author&gt;Zhou, Yanjiao&lt;/author&gt;&lt;author&gt;Ahadi, Sara&lt;/author&gt;&lt;author&gt;Leopold, Shana R&lt;/author&gt;&lt;author&gt;Zhang, Martin J&lt;/author&gt;&lt;author&gt;Rao, Varsha&lt;/author&gt;&lt;author&gt;Avina, Monika&lt;/author&gt;&lt;author&gt;Mishra, Tejaswini&lt;/author&gt;&lt;/authors&gt;&lt;/contributors&gt;&lt;titles&gt;&lt;title&gt;Longitudinal multi-omics of host–microbe dynamics in prediabetes&lt;/title&gt;&lt;secondary-title&gt;Nature&lt;/secondary-title&gt;&lt;/titles&gt;&lt;periodical&gt;&lt;full-title&gt;Nature&lt;/full-title&gt;&lt;/periodical&gt;&lt;pages&gt;663-671&lt;/pages&gt;&lt;volume&gt;569&lt;/volume&gt;&lt;number&gt;7758&lt;/number&gt;&lt;dates&gt;&lt;year&gt;2019&lt;/year&gt;&lt;/dates&gt;&lt;isbn&gt;1476-4687&lt;/isbn&gt;&lt;urls&gt;&lt;/urls&gt;&lt;/record&gt;&lt;/Cite&gt;&lt;/EndNote&gt;</w:instrText>
      </w:r>
      <w:r w:rsidR="00544377">
        <w:rPr>
          <w:rFonts w:ascii="Times New Roman" w:eastAsia="Times New Roman" w:hAnsi="Times New Roman" w:cs="Times New Roman"/>
          <w:color w:val="000000"/>
          <w:sz w:val="24"/>
          <w:szCs w:val="24"/>
          <w:lang w:eastAsia="en-GB"/>
        </w:rPr>
        <w:fldChar w:fldCharType="separate"/>
      </w:r>
      <w:r w:rsidR="00BE0132">
        <w:rPr>
          <w:rFonts w:ascii="Times New Roman" w:eastAsia="Times New Roman" w:hAnsi="Times New Roman" w:cs="Times New Roman"/>
          <w:noProof/>
          <w:color w:val="000000"/>
          <w:sz w:val="24"/>
          <w:szCs w:val="24"/>
          <w:lang w:eastAsia="en-GB"/>
        </w:rPr>
        <w:t>(19, 20)</w:t>
      </w:r>
      <w:r w:rsidR="00544377">
        <w:rPr>
          <w:rFonts w:ascii="Times New Roman" w:eastAsia="Times New Roman" w:hAnsi="Times New Roman" w:cs="Times New Roman"/>
          <w:color w:val="000000"/>
          <w:sz w:val="24"/>
          <w:szCs w:val="24"/>
          <w:lang w:eastAsia="en-GB"/>
        </w:rPr>
        <w:fldChar w:fldCharType="end"/>
      </w:r>
      <w:r w:rsidR="00544377">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w:t>
      </w:r>
      <w:r>
        <w:rPr>
          <w:rFonts w:ascii="Times New Roman" w:eastAsia="Times New Roman" w:hAnsi="Times New Roman" w:cs="Times New Roman"/>
          <w:color w:val="000000"/>
          <w:sz w:val="24"/>
          <w:szCs w:val="24"/>
          <w:lang w:eastAsia="en-GB"/>
        </w:rPr>
        <w:t>as</w:t>
      </w:r>
      <w:r w:rsidRPr="00AB7B0F">
        <w:rPr>
          <w:rFonts w:ascii="Times New Roman" w:eastAsia="Times New Roman" w:hAnsi="Times New Roman" w:cs="Times New Roman"/>
          <w:color w:val="000000"/>
          <w:sz w:val="24"/>
          <w:szCs w:val="24"/>
          <w:lang w:eastAsia="en-GB"/>
        </w:rPr>
        <w:t xml:space="preserve"> used</w:t>
      </w:r>
      <w:r>
        <w:rPr>
          <w:rFonts w:ascii="Times New Roman" w:eastAsia="Times New Roman" w:hAnsi="Times New Roman" w:cs="Times New Roman"/>
          <w:color w:val="000000"/>
          <w:sz w:val="24"/>
          <w:szCs w:val="24"/>
          <w:lang w:eastAsia="en-GB"/>
        </w:rPr>
        <w:t xml:space="preserve"> and is available from </w:t>
      </w:r>
      <w:hyperlink r:id="rId12" w:history="1">
        <w:r w:rsidRPr="002C042D">
          <w:rPr>
            <w:rStyle w:val="Hyperlink"/>
            <w:sz w:val="24"/>
            <w:szCs w:val="24"/>
          </w:rPr>
          <w:t>http://hmp2-data.stanford.edu/</w:t>
        </w:r>
      </w:hyperlink>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The complete study design of the </w:t>
      </w:r>
      <w:proofErr w:type="spellStart"/>
      <w:r w:rsidRPr="006B178A">
        <w:rPr>
          <w:rFonts w:ascii="Times New Roman" w:eastAsia="Times New Roman" w:hAnsi="Times New Roman" w:cs="Times New Roman"/>
          <w:color w:val="000000"/>
          <w:sz w:val="24"/>
          <w:szCs w:val="24"/>
          <w:lang w:eastAsia="en-GB"/>
        </w:rPr>
        <w:t>iHMP’s</w:t>
      </w:r>
      <w:proofErr w:type="spellEnd"/>
      <w:r w:rsidRPr="006B178A">
        <w:rPr>
          <w:rFonts w:ascii="Times New Roman" w:eastAsia="Times New Roman" w:hAnsi="Times New Roman" w:cs="Times New Roman"/>
          <w:color w:val="000000"/>
          <w:sz w:val="24"/>
          <w:szCs w:val="24"/>
          <w:lang w:eastAsia="en-GB"/>
        </w:rPr>
        <w:t xml:space="preserve"> T2DM project </w:t>
      </w:r>
      <w:r>
        <w:rPr>
          <w:rFonts w:ascii="Times New Roman" w:eastAsia="Times New Roman" w:hAnsi="Times New Roman" w:cs="Times New Roman"/>
          <w:color w:val="000000"/>
          <w:sz w:val="24"/>
          <w:szCs w:val="24"/>
          <w:lang w:eastAsia="en-GB"/>
        </w:rPr>
        <w:t xml:space="preserve">is </w:t>
      </w:r>
      <w:r>
        <w:rPr>
          <w:rFonts w:ascii="Times New Roman" w:eastAsia="Times New Roman" w:hAnsi="Times New Roman" w:cs="Times New Roman"/>
          <w:color w:val="000000"/>
          <w:sz w:val="24"/>
          <w:szCs w:val="24"/>
          <w:lang w:eastAsia="en-GB"/>
        </w:rPr>
        <w:lastRenderedPageBreak/>
        <w:t>shown in f</w:t>
      </w:r>
      <w:r w:rsidRPr="00AB7B0F">
        <w:rPr>
          <w:rFonts w:ascii="Times New Roman" w:eastAsia="Times New Roman" w:hAnsi="Times New Roman" w:cs="Times New Roman"/>
          <w:color w:val="000000"/>
          <w:sz w:val="24"/>
          <w:szCs w:val="24"/>
          <w:lang w:eastAsia="en-GB"/>
        </w:rPr>
        <w:t>igure 1. Subject data consisted of steady-state plasma glucose (SSPG</w:t>
      </w:r>
      <w:r w:rsidR="00F874C8">
        <w:rPr>
          <w:rFonts w:ascii="Times New Roman" w:eastAsia="Times New Roman" w:hAnsi="Times New Roman" w:cs="Times New Roman"/>
          <w:color w:val="000000"/>
          <w:sz w:val="24"/>
          <w:szCs w:val="24"/>
          <w:lang w:eastAsia="en-GB"/>
        </w:rPr>
        <w:t>, mg/dl</w:t>
      </w:r>
      <w:r w:rsidRPr="00AB7B0F">
        <w:rPr>
          <w:rFonts w:ascii="Times New Roman" w:eastAsia="Times New Roman" w:hAnsi="Times New Roman" w:cs="Times New Roman"/>
          <w:color w:val="000000"/>
          <w:sz w:val="24"/>
          <w:szCs w:val="24"/>
          <w:lang w:eastAsia="en-GB"/>
        </w:rPr>
        <w:t xml:space="preserve">) measurements, race, age, gender, classification as either </w:t>
      </w:r>
      <w:r w:rsidR="006424B3">
        <w:rPr>
          <w:rFonts w:ascii="Times New Roman" w:eastAsia="Times New Roman" w:hAnsi="Times New Roman" w:cs="Times New Roman"/>
          <w:color w:val="000000"/>
          <w:sz w:val="24"/>
          <w:szCs w:val="24"/>
          <w:lang w:eastAsia="en-GB"/>
        </w:rPr>
        <w:t>insulin resistant (IR)</w:t>
      </w:r>
      <w:r w:rsidRPr="00AB7B0F">
        <w:rPr>
          <w:rFonts w:ascii="Times New Roman" w:eastAsia="Times New Roman" w:hAnsi="Times New Roman" w:cs="Times New Roman"/>
          <w:color w:val="000000"/>
          <w:sz w:val="24"/>
          <w:szCs w:val="24"/>
          <w:lang w:eastAsia="en-GB"/>
        </w:rPr>
        <w:t xml:space="preserve"> or </w:t>
      </w:r>
      <w:r w:rsidR="006424B3">
        <w:rPr>
          <w:rFonts w:ascii="Times New Roman" w:eastAsia="Times New Roman" w:hAnsi="Times New Roman" w:cs="Times New Roman"/>
          <w:color w:val="000000"/>
          <w:sz w:val="24"/>
          <w:szCs w:val="24"/>
          <w:lang w:eastAsia="en-GB"/>
        </w:rPr>
        <w:t>insulin sensitive (</w:t>
      </w:r>
      <w:r w:rsidRPr="00AB7B0F">
        <w:rPr>
          <w:rFonts w:ascii="Times New Roman" w:eastAsia="Times New Roman" w:hAnsi="Times New Roman" w:cs="Times New Roman"/>
          <w:color w:val="000000"/>
          <w:sz w:val="24"/>
          <w:szCs w:val="24"/>
          <w:lang w:eastAsia="en-GB"/>
        </w:rPr>
        <w:t>IS</w:t>
      </w:r>
      <w:r w:rsidR="006424B3">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 and BMI. Subjects were classified as either IR or IS based on their SSPG measurement: a SSPG &lt; 150 mg/dl was </w:t>
      </w:r>
      <w:r>
        <w:rPr>
          <w:rFonts w:ascii="Times New Roman" w:eastAsia="Times New Roman" w:hAnsi="Times New Roman" w:cs="Times New Roman"/>
          <w:color w:val="000000"/>
          <w:sz w:val="24"/>
          <w:szCs w:val="24"/>
          <w:lang w:eastAsia="en-GB"/>
        </w:rPr>
        <w:t>considered as</w:t>
      </w:r>
      <w:r w:rsidRPr="00AB7B0F">
        <w:rPr>
          <w:rFonts w:ascii="Times New Roman" w:eastAsia="Times New Roman" w:hAnsi="Times New Roman" w:cs="Times New Roman"/>
          <w:color w:val="000000"/>
          <w:sz w:val="24"/>
          <w:szCs w:val="24"/>
          <w:lang w:eastAsia="en-GB"/>
        </w:rPr>
        <w:t xml:space="preserve"> insulin-sensitive and a SSPG ≥ 150 mg/dl, insulin resistant.</w:t>
      </w:r>
    </w:p>
    <w:p w14:paraId="6F9CAAB6" w14:textId="59EB7707" w:rsidR="001674C1" w:rsidRDefault="00393F76" w:rsidP="001674C1">
      <w:pPr>
        <w:spacing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At each visit blood, urine and f</w:t>
      </w:r>
      <w:r w:rsidR="005F7E04">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ecal samples were taken and clinical laboratory tests were performed. Blood samples were fractionated into peripheral blood monocytes (PBMCs), plasma as well as serum</w:t>
      </w:r>
      <w:r>
        <w:rPr>
          <w:rFonts w:ascii="Times New Roman" w:eastAsia="Times New Roman" w:hAnsi="Times New Roman" w:cs="Times New Roman"/>
          <w:color w:val="000000"/>
          <w:sz w:val="24"/>
          <w:szCs w:val="24"/>
          <w:lang w:eastAsia="en-GB"/>
        </w:rPr>
        <w:t xml:space="preserve">, with the plasma being used to quantify the host metabolome (involving microbial metabolites) and the PBMCs for the host </w:t>
      </w:r>
      <w:r w:rsidRPr="00AB7B0F">
        <w:rPr>
          <w:rFonts w:ascii="Times New Roman" w:eastAsia="Times New Roman" w:hAnsi="Times New Roman" w:cs="Times New Roman"/>
          <w:color w:val="000000"/>
          <w:sz w:val="24"/>
          <w:szCs w:val="24"/>
          <w:lang w:eastAsia="en-GB"/>
        </w:rPr>
        <w:t xml:space="preserve">proteome. Stool samples were used to </w:t>
      </w:r>
      <w:r>
        <w:rPr>
          <w:rFonts w:ascii="Times New Roman" w:eastAsia="Times New Roman" w:hAnsi="Times New Roman" w:cs="Times New Roman"/>
          <w:color w:val="000000"/>
          <w:sz w:val="24"/>
          <w:szCs w:val="24"/>
          <w:lang w:eastAsia="en-GB"/>
        </w:rPr>
        <w:t>profile</w:t>
      </w:r>
      <w:r w:rsidRPr="00AB7B0F">
        <w:rPr>
          <w:rFonts w:ascii="Times New Roman" w:eastAsia="Times New Roman" w:hAnsi="Times New Roman" w:cs="Times New Roman"/>
          <w:color w:val="000000"/>
          <w:sz w:val="24"/>
          <w:szCs w:val="24"/>
          <w:lang w:eastAsia="en-GB"/>
        </w:rPr>
        <w:t xml:space="preserve"> the microbial metagenome and urine samples were solely used to investigate the host microbial metabolite abundances</w:t>
      </w:r>
      <w:r>
        <w:rPr>
          <w:rFonts w:ascii="Times New Roman" w:eastAsia="Times New Roman" w:hAnsi="Times New Roman" w:cs="Times New Roman"/>
          <w:color w:val="000000"/>
          <w:sz w:val="24"/>
          <w:szCs w:val="24"/>
          <w:lang w:eastAsia="en-GB"/>
        </w:rPr>
        <w:t>. Proteomics and metabolomics were performed using SWATH-MS</w:t>
      </w:r>
      <w:r w:rsidR="0094326D">
        <w:rPr>
          <w:rFonts w:ascii="Times New Roman" w:eastAsia="Times New Roman" w:hAnsi="Times New Roman" w:cs="Times New Roman"/>
          <w:color w:val="000000"/>
          <w:sz w:val="24"/>
          <w:szCs w:val="24"/>
          <w:lang w:eastAsia="en-GB"/>
        </w:rPr>
        <w:t xml:space="preserve"> </w:t>
      </w:r>
      <w:r w:rsidR="0094326D">
        <w:rPr>
          <w:rFonts w:ascii="Times New Roman" w:eastAsia="Times New Roman" w:hAnsi="Times New Roman" w:cs="Times New Roman"/>
          <w:color w:val="000000"/>
          <w:sz w:val="24"/>
          <w:szCs w:val="24"/>
          <w:lang w:eastAsia="en-GB"/>
        </w:rPr>
        <w:fldChar w:fldCharType="begin"/>
      </w:r>
      <w:r w:rsidR="0094326D">
        <w:rPr>
          <w:rFonts w:ascii="Times New Roman" w:eastAsia="Times New Roman" w:hAnsi="Times New Roman" w:cs="Times New Roman"/>
          <w:color w:val="000000"/>
          <w:sz w:val="24"/>
          <w:szCs w:val="24"/>
          <w:lang w:eastAsia="en-GB"/>
        </w:rPr>
        <w:instrText xml:space="preserve"> ADDIN EN.CITE &lt;EndNote&gt;&lt;Cite&gt;&lt;Author&gt;Collins&lt;/Author&gt;&lt;Year&gt;2017&lt;/Year&gt;&lt;RecNum&gt;20&lt;/RecNum&gt;&lt;DisplayText&gt;(21)&lt;/DisplayText&gt;&lt;record&gt;&lt;rec-number&gt;20&lt;/rec-number&gt;&lt;foreign-keys&gt;&lt;key app="EN" db-id="5vrfsrrsq25exredw29vf0ejdxsprwatv9fp" timestamp="1593182341"&gt;20&lt;/key&gt;&lt;/foreign-keys&gt;&lt;ref-type name="Journal Article"&gt;17&lt;/ref-type&gt;&lt;contributors&gt;&lt;authors&gt;&lt;author&gt;Collins, Ben C&lt;/author&gt;&lt;author&gt;Hunter, Christie L&lt;/author&gt;&lt;author&gt;Liu, Yansheng&lt;/author&gt;&lt;author&gt;Schilling, Birgit&lt;/author&gt;&lt;author&gt;Rosenberger, George&lt;/author&gt;&lt;author&gt;Bader, Samuel L&lt;/author&gt;&lt;author&gt;Chan, Daniel W&lt;/author&gt;&lt;author&gt;Gibson, Bradford W&lt;/author&gt;&lt;author&gt;Gingras, Anne-Claude&lt;/author&gt;&lt;author&gt;Held, Jason M&lt;/author&gt;&lt;/authors&gt;&lt;/contributors&gt;&lt;titles&gt;&lt;title&gt;Multi-laboratory assessment of reproducibility, qualitative and quantitative performance of SWATH-mass spectrometry&lt;/title&gt;&lt;secondary-title&gt;Nature communications&lt;/secondary-title&gt;&lt;/titles&gt;&lt;periodical&gt;&lt;full-title&gt;Nature communications&lt;/full-title&gt;&lt;/periodical&gt;&lt;pages&gt;1-12&lt;/pages&gt;&lt;volume&gt;8&lt;/volume&gt;&lt;number&gt;1&lt;/number&gt;&lt;dates&gt;&lt;year&gt;2017&lt;/year&gt;&lt;/dates&gt;&lt;isbn&gt;2041-1723&lt;/isbn&gt;&lt;urls&gt;&lt;/urls&gt;&lt;/record&gt;&lt;/Cite&gt;&lt;/EndNote&gt;</w:instrText>
      </w:r>
      <w:r w:rsidR="0094326D">
        <w:rPr>
          <w:rFonts w:ascii="Times New Roman" w:eastAsia="Times New Roman" w:hAnsi="Times New Roman" w:cs="Times New Roman"/>
          <w:color w:val="000000"/>
          <w:sz w:val="24"/>
          <w:szCs w:val="24"/>
          <w:lang w:eastAsia="en-GB"/>
        </w:rPr>
        <w:fldChar w:fldCharType="separate"/>
      </w:r>
      <w:r w:rsidR="0094326D">
        <w:rPr>
          <w:rFonts w:ascii="Times New Roman" w:eastAsia="Times New Roman" w:hAnsi="Times New Roman" w:cs="Times New Roman"/>
          <w:noProof/>
          <w:color w:val="000000"/>
          <w:sz w:val="24"/>
          <w:szCs w:val="24"/>
          <w:lang w:eastAsia="en-GB"/>
        </w:rPr>
        <w:t>(21)</w:t>
      </w:r>
      <w:r w:rsidR="0094326D">
        <w:rPr>
          <w:rFonts w:ascii="Times New Roman" w:eastAsia="Times New Roman" w:hAnsi="Times New Roman" w:cs="Times New Roman"/>
          <w:color w:val="000000"/>
          <w:sz w:val="24"/>
          <w:szCs w:val="24"/>
          <w:lang w:eastAsia="en-GB"/>
        </w:rPr>
        <w:fldChar w:fldCharType="end"/>
      </w:r>
      <w:r>
        <w:rPr>
          <w:rFonts w:ascii="Times New Roman" w:eastAsia="Times New Roman" w:hAnsi="Times New Roman" w:cs="Times New Roman"/>
          <w:color w:val="000000"/>
          <w:sz w:val="24"/>
          <w:szCs w:val="24"/>
          <w:lang w:eastAsia="en-GB"/>
        </w:rPr>
        <w:t xml:space="preserve"> and LC-MC/MS</w:t>
      </w:r>
      <w:r w:rsidR="00230672">
        <w:rPr>
          <w:rFonts w:ascii="Times New Roman" w:eastAsia="Times New Roman" w:hAnsi="Times New Roman" w:cs="Times New Roman"/>
          <w:color w:val="000000"/>
          <w:sz w:val="24"/>
          <w:szCs w:val="24"/>
          <w:lang w:eastAsia="en-GB"/>
        </w:rPr>
        <w:t xml:space="preserve"> </w:t>
      </w:r>
      <w:r w:rsidR="00230672">
        <w:rPr>
          <w:rFonts w:ascii="Times New Roman" w:eastAsia="Times New Roman" w:hAnsi="Times New Roman" w:cs="Times New Roman"/>
          <w:color w:val="000000"/>
          <w:sz w:val="24"/>
          <w:szCs w:val="24"/>
          <w:lang w:eastAsia="en-GB"/>
        </w:rPr>
        <w:fldChar w:fldCharType="begin"/>
      </w:r>
      <w:r w:rsidR="00230672">
        <w:rPr>
          <w:rFonts w:ascii="Times New Roman" w:eastAsia="Times New Roman" w:hAnsi="Times New Roman" w:cs="Times New Roman"/>
          <w:color w:val="000000"/>
          <w:sz w:val="24"/>
          <w:szCs w:val="24"/>
          <w:lang w:eastAsia="en-GB"/>
        </w:rPr>
        <w:instrText xml:space="preserve"> ADDIN EN.CITE &lt;EndNote&gt;&lt;Cite&gt;&lt;Author&gt;Want&lt;/Author&gt;&lt;Year&gt;2018&lt;/Year&gt;&lt;RecNum&gt;21&lt;/RecNum&gt;&lt;DisplayText&gt;(22)&lt;/DisplayText&gt;&lt;record&gt;&lt;rec-number&gt;21&lt;/rec-number&gt;&lt;foreign-keys&gt;&lt;key app="EN" db-id="5vrfsrrsq25exredw29vf0ejdxsprwatv9fp" timestamp="1593182405"&gt;21&lt;/key&gt;&lt;/foreign-keys&gt;&lt;ref-type name="Book Section"&gt;5&lt;/ref-type&gt;&lt;contributors&gt;&lt;authors&gt;&lt;author&gt;Want, Elizabeth J&lt;/author&gt;&lt;/authors&gt;&lt;/contributors&gt;&lt;titles&gt;&lt;title&gt;LC-MS untargeted analysis&lt;/title&gt;&lt;secondary-title&gt;Metabolic Profiling&lt;/secondary-title&gt;&lt;/titles&gt;&lt;pages&gt;99-116&lt;/pages&gt;&lt;dates&gt;&lt;year&gt;2018&lt;/year&gt;&lt;/dates&gt;&lt;publisher&gt;Springer&lt;/publisher&gt;&lt;urls&gt;&lt;/urls&gt;&lt;/record&gt;&lt;/Cite&gt;&lt;/EndNote&gt;</w:instrText>
      </w:r>
      <w:r w:rsidR="00230672">
        <w:rPr>
          <w:rFonts w:ascii="Times New Roman" w:eastAsia="Times New Roman" w:hAnsi="Times New Roman" w:cs="Times New Roman"/>
          <w:color w:val="000000"/>
          <w:sz w:val="24"/>
          <w:szCs w:val="24"/>
          <w:lang w:eastAsia="en-GB"/>
        </w:rPr>
        <w:fldChar w:fldCharType="separate"/>
      </w:r>
      <w:r w:rsidR="00230672">
        <w:rPr>
          <w:rFonts w:ascii="Times New Roman" w:eastAsia="Times New Roman" w:hAnsi="Times New Roman" w:cs="Times New Roman"/>
          <w:noProof/>
          <w:color w:val="000000"/>
          <w:sz w:val="24"/>
          <w:szCs w:val="24"/>
          <w:lang w:eastAsia="en-GB"/>
        </w:rPr>
        <w:t>(22)</w:t>
      </w:r>
      <w:r w:rsidR="00230672">
        <w:rPr>
          <w:rFonts w:ascii="Times New Roman" w:eastAsia="Times New Roman" w:hAnsi="Times New Roman" w:cs="Times New Roman"/>
          <w:color w:val="000000"/>
          <w:sz w:val="24"/>
          <w:szCs w:val="24"/>
          <w:lang w:eastAsia="en-GB"/>
        </w:rPr>
        <w:fldChar w:fldCharType="end"/>
      </w:r>
      <w:r w:rsidR="00230672">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respectively. Microbial taxa from stool samples were identified using 16s sequencing</w:t>
      </w:r>
      <w:r w:rsidR="00FF4936">
        <w:rPr>
          <w:rFonts w:ascii="Times New Roman" w:eastAsia="Times New Roman" w:hAnsi="Times New Roman" w:cs="Times New Roman"/>
          <w:color w:val="000000"/>
          <w:sz w:val="24"/>
          <w:szCs w:val="24"/>
          <w:lang w:eastAsia="en-GB"/>
        </w:rPr>
        <w:t xml:space="preserve"> </w:t>
      </w:r>
      <w:r w:rsidR="00FF4936">
        <w:rPr>
          <w:rFonts w:ascii="Times New Roman" w:eastAsia="Times New Roman" w:hAnsi="Times New Roman" w:cs="Times New Roman"/>
          <w:color w:val="000000"/>
          <w:sz w:val="24"/>
          <w:szCs w:val="24"/>
          <w:lang w:eastAsia="en-GB"/>
        </w:rPr>
        <w:fldChar w:fldCharType="begin"/>
      </w:r>
      <w:r w:rsidR="00FF4936">
        <w:rPr>
          <w:rFonts w:ascii="Times New Roman" w:eastAsia="Times New Roman" w:hAnsi="Times New Roman" w:cs="Times New Roman"/>
          <w:color w:val="000000"/>
          <w:sz w:val="24"/>
          <w:szCs w:val="24"/>
          <w:lang w:eastAsia="en-GB"/>
        </w:rPr>
        <w:instrText xml:space="preserve"> ADDIN EN.CITE &lt;EndNote&gt;&lt;Cite&gt;&lt;Author&gt;Lane&lt;/Author&gt;&lt;Year&gt;1985&lt;/Year&gt;&lt;RecNum&gt;22&lt;/RecNum&gt;&lt;DisplayText&gt;(23)&lt;/DisplayText&gt;&lt;record&gt;&lt;rec-number&gt;22&lt;/rec-number&gt;&lt;foreign-keys&gt;&lt;key app="EN" db-id="5vrfsrrsq25exredw29vf0ejdxsprwatv9fp" timestamp="1593182453"&gt;22&lt;/key&gt;&lt;/foreign-keys&gt;&lt;ref-type name="Journal Article"&gt;17&lt;/ref-type&gt;&lt;contributors&gt;&lt;authors&gt;&lt;author&gt;Lane, David J&lt;/author&gt;&lt;author&gt;Pace, Bernadette&lt;/author&gt;&lt;author&gt;Olsen, Gary J&lt;/author&gt;&lt;author&gt;Stahl, David A&lt;/author&gt;&lt;author&gt;Sogin, Mitchell L&lt;/author&gt;&lt;author&gt;Pace, Norman R&lt;/author&gt;&lt;/authors&gt;&lt;/contributors&gt;&lt;titles&gt;&lt;title&gt;Rapid determination of 16S ribosomal RNA sequences for phylogenetic analyses&lt;/title&gt;&lt;secondary-title&gt;Proceedings of the National Academy of Sciences&lt;/secondary-title&gt;&lt;/titles&gt;&lt;periodical&gt;&lt;full-title&gt;Proceedings of the National Academy of Sciences&lt;/full-title&gt;&lt;/periodical&gt;&lt;pages&gt;6955-6959&lt;/pages&gt;&lt;volume&gt;82&lt;/volume&gt;&lt;number&gt;20&lt;/number&gt;&lt;dates&gt;&lt;year&gt;1985&lt;/year&gt;&lt;/dates&gt;&lt;isbn&gt;0027-8424&lt;/isbn&gt;&lt;urls&gt;&lt;/urls&gt;&lt;/record&gt;&lt;/Cite&gt;&lt;/EndNote&gt;</w:instrText>
      </w:r>
      <w:r w:rsidR="00FF4936">
        <w:rPr>
          <w:rFonts w:ascii="Times New Roman" w:eastAsia="Times New Roman" w:hAnsi="Times New Roman" w:cs="Times New Roman"/>
          <w:color w:val="000000"/>
          <w:sz w:val="24"/>
          <w:szCs w:val="24"/>
          <w:lang w:eastAsia="en-GB"/>
        </w:rPr>
        <w:fldChar w:fldCharType="separate"/>
      </w:r>
      <w:r w:rsidR="00FF4936">
        <w:rPr>
          <w:rFonts w:ascii="Times New Roman" w:eastAsia="Times New Roman" w:hAnsi="Times New Roman" w:cs="Times New Roman"/>
          <w:noProof/>
          <w:color w:val="000000"/>
          <w:sz w:val="24"/>
          <w:szCs w:val="24"/>
          <w:lang w:eastAsia="en-GB"/>
        </w:rPr>
        <w:t>(23)</w:t>
      </w:r>
      <w:r w:rsidR="00FF4936">
        <w:rPr>
          <w:rFonts w:ascii="Times New Roman" w:eastAsia="Times New Roman" w:hAnsi="Times New Roman" w:cs="Times New Roman"/>
          <w:color w:val="000000"/>
          <w:sz w:val="24"/>
          <w:szCs w:val="24"/>
          <w:lang w:eastAsia="en-GB"/>
        </w:rPr>
        <w:fldChar w:fldCharType="end"/>
      </w:r>
      <w:r>
        <w:rPr>
          <w:rFonts w:ascii="Times New Roman" w:eastAsia="Times New Roman" w:hAnsi="Times New Roman" w:cs="Times New Roman"/>
          <w:color w:val="000000"/>
          <w:sz w:val="24"/>
          <w:szCs w:val="24"/>
          <w:lang w:eastAsia="en-GB"/>
        </w:rPr>
        <w:t xml:space="preserve">. </w:t>
      </w:r>
    </w:p>
    <w:p w14:paraId="3D03208F" w14:textId="2B555AF9" w:rsidR="00540B83" w:rsidRPr="00AB7B0F" w:rsidRDefault="001674C1" w:rsidP="001674C1">
      <w:pPr>
        <w:spacing w:after="0" w:line="360" w:lineRule="auto"/>
        <w:ind w:left="720"/>
        <w:jc w:val="center"/>
        <w:rPr>
          <w:rFonts w:ascii="Times New Roman" w:eastAsia="Times New Roman" w:hAnsi="Times New Roman" w:cs="Times New Roman"/>
          <w:sz w:val="24"/>
          <w:szCs w:val="24"/>
          <w:lang w:eastAsia="en-GB"/>
        </w:rPr>
      </w:pPr>
      <w:r>
        <w:rPr>
          <w:noProof/>
        </w:rPr>
        <w:drawing>
          <wp:inline distT="0" distB="0" distL="0" distR="0" wp14:anchorId="048FCD9D" wp14:editId="06C96BBD">
            <wp:extent cx="3917950" cy="3923593"/>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6053" cy="3941722"/>
                    </a:xfrm>
                    <a:prstGeom prst="rect">
                      <a:avLst/>
                    </a:prstGeom>
                  </pic:spPr>
                </pic:pic>
              </a:graphicData>
            </a:graphic>
          </wp:inline>
        </w:drawing>
      </w:r>
    </w:p>
    <w:p w14:paraId="3C04DD99" w14:textId="090EB771" w:rsidR="00540B83" w:rsidRDefault="00540B83" w:rsidP="00A16D47">
      <w:pPr>
        <w:spacing w:line="360" w:lineRule="auto"/>
        <w:jc w:val="both"/>
        <w:rPr>
          <w:rFonts w:ascii="Times New Roman" w:eastAsia="Times New Roman" w:hAnsi="Times New Roman" w:cs="Times New Roman"/>
          <w:i/>
          <w:iCs/>
          <w:color w:val="000000"/>
          <w:sz w:val="24"/>
          <w:szCs w:val="24"/>
          <w:lang w:eastAsia="en-GB"/>
        </w:rPr>
      </w:pPr>
      <w:r w:rsidRPr="00AB7B0F">
        <w:rPr>
          <w:rFonts w:ascii="Times New Roman" w:eastAsia="Times New Roman" w:hAnsi="Times New Roman" w:cs="Times New Roman"/>
          <w:i/>
          <w:iCs/>
          <w:color w:val="000000"/>
          <w:sz w:val="24"/>
          <w:szCs w:val="24"/>
          <w:lang w:eastAsia="en-GB"/>
        </w:rPr>
        <w:t>Figure 1: the sample population and</w:t>
      </w:r>
      <w:r w:rsidRPr="00AB7B0F">
        <w:rPr>
          <w:rFonts w:ascii="Times New Roman" w:eastAsia="Times New Roman" w:hAnsi="Times New Roman" w:cs="Times New Roman"/>
          <w:i/>
          <w:iCs/>
          <w:color w:val="FF9900"/>
          <w:sz w:val="24"/>
          <w:szCs w:val="24"/>
          <w:lang w:eastAsia="en-GB"/>
        </w:rPr>
        <w:t xml:space="preserve"> general sampling protocol </w:t>
      </w:r>
      <w:r w:rsidRPr="00AB7B0F">
        <w:rPr>
          <w:rFonts w:ascii="Times New Roman" w:eastAsia="Times New Roman" w:hAnsi="Times New Roman" w:cs="Times New Roman"/>
          <w:i/>
          <w:iCs/>
          <w:color w:val="000000"/>
          <w:sz w:val="24"/>
          <w:szCs w:val="24"/>
          <w:lang w:eastAsia="en-GB"/>
        </w:rPr>
        <w:t xml:space="preserve">of the </w:t>
      </w:r>
      <w:proofErr w:type="spellStart"/>
      <w:r w:rsidRPr="00AB7B0F">
        <w:rPr>
          <w:rFonts w:ascii="Times New Roman" w:eastAsia="Times New Roman" w:hAnsi="Times New Roman" w:cs="Times New Roman"/>
          <w:i/>
          <w:iCs/>
          <w:color w:val="000000"/>
          <w:sz w:val="24"/>
          <w:szCs w:val="24"/>
          <w:lang w:eastAsia="en-GB"/>
        </w:rPr>
        <w:t>iHMP’s</w:t>
      </w:r>
      <w:proofErr w:type="spellEnd"/>
      <w:r w:rsidRPr="00AB7B0F">
        <w:rPr>
          <w:rFonts w:ascii="Times New Roman" w:eastAsia="Times New Roman" w:hAnsi="Times New Roman" w:cs="Times New Roman"/>
          <w:i/>
          <w:iCs/>
          <w:color w:val="000000"/>
          <w:sz w:val="24"/>
          <w:szCs w:val="24"/>
          <w:lang w:eastAsia="en-GB"/>
        </w:rPr>
        <w:t xml:space="preserve"> T2DM project. </w:t>
      </w:r>
      <w:r w:rsidR="00295724">
        <w:rPr>
          <w:rFonts w:ascii="Times New Roman" w:eastAsia="Times New Roman" w:hAnsi="Times New Roman" w:cs="Times New Roman"/>
          <w:i/>
          <w:iCs/>
          <w:color w:val="000000"/>
          <w:sz w:val="24"/>
          <w:szCs w:val="24"/>
          <w:lang w:eastAsia="en-GB"/>
        </w:rPr>
        <w:t>The d</w:t>
      </w:r>
      <w:r w:rsidR="00112CE4">
        <w:rPr>
          <w:rFonts w:ascii="Times New Roman" w:eastAsia="Times New Roman" w:hAnsi="Times New Roman" w:cs="Times New Roman"/>
          <w:i/>
          <w:iCs/>
          <w:color w:val="000000"/>
          <w:sz w:val="24"/>
          <w:szCs w:val="24"/>
          <w:lang w:eastAsia="en-GB"/>
        </w:rPr>
        <w:t xml:space="preserve">ata utilized in this study is highlighted in </w:t>
      </w:r>
      <w:r w:rsidR="00295724">
        <w:rPr>
          <w:rFonts w:ascii="Times New Roman" w:eastAsia="Times New Roman" w:hAnsi="Times New Roman" w:cs="Times New Roman"/>
          <w:i/>
          <w:iCs/>
          <w:color w:val="000000"/>
          <w:sz w:val="24"/>
          <w:szCs w:val="24"/>
          <w:lang w:eastAsia="en-GB"/>
        </w:rPr>
        <w:t xml:space="preserve">yellow. </w:t>
      </w:r>
      <w:r w:rsidRPr="00AB7B0F">
        <w:rPr>
          <w:rFonts w:ascii="Times New Roman" w:eastAsia="Times New Roman" w:hAnsi="Times New Roman" w:cs="Times New Roman"/>
          <w:i/>
          <w:iCs/>
          <w:color w:val="000000"/>
          <w:sz w:val="24"/>
          <w:szCs w:val="24"/>
          <w:lang w:eastAsia="en-GB"/>
        </w:rPr>
        <w:t>IR = insulin resistant. IS = insulin sensitive. SSPG =</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i/>
          <w:iCs/>
          <w:color w:val="000000"/>
          <w:sz w:val="24"/>
          <w:szCs w:val="24"/>
          <w:lang w:eastAsia="en-GB"/>
        </w:rPr>
        <w:t>steady-state plasma glucose. PBMC = peripheral blood monocytes. </w:t>
      </w:r>
    </w:p>
    <w:p w14:paraId="7FDD9793" w14:textId="7BC350FA" w:rsidR="00A16D47" w:rsidRPr="00A16D47" w:rsidRDefault="00A16D47" w:rsidP="00A16D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lastRenderedPageBreak/>
        <w:t xml:space="preserve">Pre-processing of </w:t>
      </w:r>
      <w:r w:rsidR="00BB3CBF">
        <w:rPr>
          <w:rFonts w:ascii="Times New Roman" w:eastAsia="Times New Roman" w:hAnsi="Times New Roman" w:cs="Times New Roman"/>
          <w:color w:val="auto"/>
          <w:sz w:val="24"/>
          <w:szCs w:val="24"/>
          <w:lang w:eastAsia="en-GB"/>
        </w:rPr>
        <w:t>subject</w:t>
      </w:r>
      <w:r>
        <w:rPr>
          <w:rFonts w:ascii="Times New Roman" w:eastAsia="Times New Roman" w:hAnsi="Times New Roman" w:cs="Times New Roman"/>
          <w:color w:val="auto"/>
          <w:sz w:val="24"/>
          <w:szCs w:val="24"/>
          <w:lang w:eastAsia="en-GB"/>
        </w:rPr>
        <w:t xml:space="preserve"> data</w:t>
      </w:r>
    </w:p>
    <w:p w14:paraId="6BF8E072" w14:textId="4B76C20D" w:rsidR="0081768D" w:rsidRPr="00FA0F91" w:rsidRDefault="000D4314" w:rsidP="004D316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In order to include</w:t>
      </w:r>
      <w:r w:rsidR="00FA0F91">
        <w:rPr>
          <w:rFonts w:ascii="Times New Roman" w:eastAsia="Times New Roman" w:hAnsi="Times New Roman" w:cs="Times New Roman"/>
          <w:color w:val="000000"/>
          <w:sz w:val="24"/>
          <w:szCs w:val="24"/>
          <w:lang w:eastAsia="en-GB"/>
        </w:rPr>
        <w:t xml:space="preserve"> only</w:t>
      </w:r>
      <w:r>
        <w:rPr>
          <w:rFonts w:ascii="Times New Roman" w:eastAsia="Times New Roman" w:hAnsi="Times New Roman" w:cs="Times New Roman"/>
          <w:color w:val="000000"/>
          <w:sz w:val="24"/>
          <w:szCs w:val="24"/>
          <w:lang w:eastAsia="en-GB"/>
        </w:rPr>
        <w:t xml:space="preserve"> subjects whose insulin sensitivity had been recorded </w:t>
      </w:r>
      <w:r w:rsidR="00FA0F91">
        <w:rPr>
          <w:rFonts w:ascii="Times New Roman" w:eastAsia="Times New Roman" w:hAnsi="Times New Roman" w:cs="Times New Roman"/>
          <w:color w:val="000000"/>
          <w:sz w:val="24"/>
          <w:szCs w:val="24"/>
          <w:lang w:eastAsia="en-GB"/>
        </w:rPr>
        <w:t xml:space="preserve">in the analyses, </w:t>
      </w:r>
      <w:r w:rsidR="0081768D" w:rsidRPr="00AB7B0F">
        <w:rPr>
          <w:rFonts w:ascii="Times New Roman" w:eastAsia="Times New Roman" w:hAnsi="Times New Roman" w:cs="Times New Roman"/>
          <w:color w:val="000000"/>
          <w:sz w:val="24"/>
          <w:szCs w:val="24"/>
          <w:lang w:eastAsia="en-GB"/>
        </w:rPr>
        <w:t>the original sample population was filtered down to only th</w:t>
      </w:r>
      <w:r w:rsidR="00376F04">
        <w:rPr>
          <w:rFonts w:ascii="Times New Roman" w:eastAsia="Times New Roman" w:hAnsi="Times New Roman" w:cs="Times New Roman"/>
          <w:color w:val="000000"/>
          <w:sz w:val="24"/>
          <w:szCs w:val="24"/>
          <w:lang w:eastAsia="en-GB"/>
        </w:rPr>
        <w:t>ese subjects</w:t>
      </w:r>
      <w:r w:rsidR="006424B3">
        <w:rPr>
          <w:rFonts w:ascii="Times New Roman" w:eastAsia="Times New Roman" w:hAnsi="Times New Roman" w:cs="Times New Roman"/>
          <w:color w:val="000000"/>
          <w:sz w:val="24"/>
          <w:szCs w:val="24"/>
          <w:lang w:eastAsia="en-GB"/>
        </w:rPr>
        <w:t>.</w:t>
      </w:r>
      <w:r w:rsidR="0081768D" w:rsidRPr="00AB7B0F">
        <w:rPr>
          <w:rFonts w:ascii="Times New Roman" w:eastAsia="Times New Roman" w:hAnsi="Times New Roman" w:cs="Times New Roman"/>
          <w:color w:val="000000"/>
          <w:sz w:val="24"/>
          <w:szCs w:val="24"/>
          <w:lang w:eastAsia="en-GB"/>
        </w:rPr>
        <w:t xml:space="preserve"> Furthermore, the resulting sample population was further filtered to only include subjects that were present in all </w:t>
      </w:r>
      <w:r w:rsidR="0081768D">
        <w:rPr>
          <w:rFonts w:ascii="Times New Roman" w:eastAsia="Times New Roman" w:hAnsi="Times New Roman" w:cs="Times New Roman"/>
          <w:color w:val="000000"/>
          <w:sz w:val="24"/>
          <w:szCs w:val="24"/>
          <w:lang w:eastAsia="en-GB"/>
        </w:rPr>
        <w:t xml:space="preserve">metabolomic, proteomic and metagenomic </w:t>
      </w:r>
      <w:r w:rsidR="005935ED">
        <w:rPr>
          <w:rFonts w:ascii="Times New Roman" w:eastAsia="Times New Roman" w:hAnsi="Times New Roman" w:cs="Times New Roman"/>
          <w:color w:val="000000"/>
          <w:sz w:val="24"/>
          <w:szCs w:val="24"/>
          <w:lang w:eastAsia="en-GB"/>
        </w:rPr>
        <w:t xml:space="preserve">data </w:t>
      </w:r>
      <w:r w:rsidR="0081768D" w:rsidRPr="00AB7B0F">
        <w:rPr>
          <w:rFonts w:ascii="Times New Roman" w:eastAsia="Times New Roman" w:hAnsi="Times New Roman" w:cs="Times New Roman"/>
          <w:color w:val="000000"/>
          <w:sz w:val="24"/>
          <w:szCs w:val="24"/>
          <w:lang w:eastAsia="en-GB"/>
        </w:rPr>
        <w:t>downloaded from the HMP website. </w:t>
      </w:r>
      <w:r w:rsidR="00BB4C52">
        <w:rPr>
          <w:rFonts w:ascii="Times New Roman" w:eastAsia="Times New Roman" w:hAnsi="Times New Roman" w:cs="Times New Roman"/>
          <w:color w:val="000000"/>
          <w:sz w:val="24"/>
          <w:szCs w:val="24"/>
          <w:lang w:eastAsia="en-GB"/>
        </w:rPr>
        <w:t xml:space="preserve">The final </w:t>
      </w:r>
      <w:r w:rsidR="006E3D0F">
        <w:rPr>
          <w:rFonts w:ascii="Times New Roman" w:eastAsia="Times New Roman" w:hAnsi="Times New Roman" w:cs="Times New Roman"/>
          <w:color w:val="000000"/>
          <w:sz w:val="24"/>
          <w:szCs w:val="24"/>
          <w:lang w:eastAsia="en-GB"/>
        </w:rPr>
        <w:t xml:space="preserve">list of subject IDs </w:t>
      </w:r>
      <w:r w:rsidR="00092597">
        <w:rPr>
          <w:rFonts w:ascii="Times New Roman" w:eastAsia="Times New Roman" w:hAnsi="Times New Roman" w:cs="Times New Roman"/>
          <w:color w:val="000000"/>
          <w:sz w:val="24"/>
          <w:szCs w:val="24"/>
          <w:lang w:eastAsia="en-GB"/>
        </w:rPr>
        <w:t xml:space="preserve">was used in the </w:t>
      </w:r>
      <w:r w:rsidR="00347FC1">
        <w:rPr>
          <w:rFonts w:ascii="Times New Roman" w:eastAsia="Times New Roman" w:hAnsi="Times New Roman" w:cs="Times New Roman"/>
          <w:color w:val="000000"/>
          <w:sz w:val="24"/>
          <w:szCs w:val="24"/>
          <w:lang w:eastAsia="en-GB"/>
        </w:rPr>
        <w:t xml:space="preserve">subsequent </w:t>
      </w:r>
      <w:r w:rsidR="00092597">
        <w:rPr>
          <w:rFonts w:ascii="Times New Roman" w:eastAsia="Times New Roman" w:hAnsi="Times New Roman" w:cs="Times New Roman"/>
          <w:color w:val="000000"/>
          <w:sz w:val="24"/>
          <w:szCs w:val="24"/>
          <w:lang w:eastAsia="en-GB"/>
        </w:rPr>
        <w:t xml:space="preserve">pre-processing of the metabolomic, proteomic and metagenomic datasets </w:t>
      </w:r>
      <w:r w:rsidR="00347FC1">
        <w:rPr>
          <w:rFonts w:ascii="Times New Roman" w:eastAsia="Times New Roman" w:hAnsi="Times New Roman" w:cs="Times New Roman"/>
          <w:color w:val="000000"/>
          <w:sz w:val="24"/>
          <w:szCs w:val="24"/>
          <w:lang w:eastAsia="en-GB"/>
        </w:rPr>
        <w:t xml:space="preserve">so that only classified individuals were used in the analyses. </w:t>
      </w:r>
    </w:p>
    <w:p w14:paraId="739E8C64" w14:textId="77777777" w:rsidR="008148B3" w:rsidRDefault="008148B3" w:rsidP="004D3164">
      <w:pPr>
        <w:spacing w:after="0" w:line="360" w:lineRule="auto"/>
        <w:jc w:val="both"/>
        <w:rPr>
          <w:rFonts w:ascii="Times New Roman" w:eastAsia="Times New Roman" w:hAnsi="Times New Roman" w:cs="Times New Roman"/>
          <w:sz w:val="24"/>
          <w:szCs w:val="24"/>
          <w:lang w:eastAsia="en-GB"/>
        </w:rPr>
      </w:pPr>
    </w:p>
    <w:p w14:paraId="361A622F" w14:textId="00777943" w:rsidR="008C5553" w:rsidRPr="008C5553" w:rsidRDefault="008C5553" w:rsidP="008C5553">
      <w:pPr>
        <w:pStyle w:val="Heading3"/>
        <w:spacing w:line="360" w:lineRule="auto"/>
        <w:jc w:val="both"/>
        <w:rPr>
          <w:rFonts w:ascii="Times New Roman" w:eastAsia="Times New Roman" w:hAnsi="Times New Roman" w:cs="Times New Roman"/>
          <w:i/>
          <w:iCs/>
          <w:color w:val="auto"/>
          <w:u w:val="single"/>
          <w:lang w:eastAsia="en-GB"/>
        </w:rPr>
      </w:pPr>
      <w:bookmarkStart w:id="22" w:name="_Toc44088854"/>
      <w:r>
        <w:rPr>
          <w:rFonts w:ascii="Times New Roman" w:eastAsia="Times New Roman" w:hAnsi="Times New Roman" w:cs="Times New Roman"/>
          <w:i/>
          <w:iCs/>
          <w:color w:val="auto"/>
          <w:u w:val="single"/>
          <w:lang w:eastAsia="en-GB"/>
        </w:rPr>
        <w:t>Metagenomic</w:t>
      </w:r>
      <w:r w:rsidRPr="00AB7B0F">
        <w:rPr>
          <w:rFonts w:ascii="Times New Roman" w:eastAsia="Times New Roman" w:hAnsi="Times New Roman" w:cs="Times New Roman"/>
          <w:i/>
          <w:iCs/>
          <w:color w:val="auto"/>
          <w:u w:val="single"/>
          <w:lang w:eastAsia="en-GB"/>
        </w:rPr>
        <w:t xml:space="preserve"> data</w:t>
      </w:r>
      <w:bookmarkEnd w:id="22"/>
    </w:p>
    <w:p w14:paraId="67ED0DA8" w14:textId="75BEFA39" w:rsidR="002A2224" w:rsidRPr="00AB7B0F" w:rsidRDefault="002A2224" w:rsidP="002A2224">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pre-processing</w:t>
      </w:r>
      <w:r w:rsidR="00182160">
        <w:rPr>
          <w:rFonts w:ascii="Times New Roman" w:eastAsia="Times New Roman" w:hAnsi="Times New Roman" w:cs="Times New Roman"/>
          <w:color w:val="auto"/>
          <w:sz w:val="24"/>
          <w:szCs w:val="24"/>
          <w:lang w:eastAsia="en-GB"/>
        </w:rPr>
        <w:t xml:space="preserve"> of the metagenomic data</w:t>
      </w:r>
    </w:p>
    <w:p w14:paraId="0C31CE2F" w14:textId="2FB6EA4C" w:rsidR="002A2224" w:rsidRPr="00A6522C" w:rsidRDefault="002A2224" w:rsidP="00DD1AA9">
      <w:pPr>
        <w:spacing w:after="0" w:line="360" w:lineRule="auto"/>
        <w:jc w:val="both"/>
        <w:rPr>
          <w:rFonts w:ascii="Times New Roman" w:eastAsia="Times New Roman" w:hAnsi="Times New Roman" w:cs="Times New Roman"/>
          <w:color w:val="FF0000"/>
          <w:sz w:val="24"/>
          <w:szCs w:val="24"/>
          <w:lang w:eastAsia="en-GB"/>
        </w:rPr>
      </w:pPr>
      <w:r w:rsidRPr="00AB7B0F">
        <w:rPr>
          <w:rFonts w:ascii="Times New Roman" w:eastAsia="Times New Roman" w:hAnsi="Times New Roman" w:cs="Times New Roman"/>
          <w:color w:val="000000"/>
          <w:sz w:val="24"/>
          <w:szCs w:val="24"/>
          <w:lang w:eastAsia="en-GB"/>
        </w:rPr>
        <w:t xml:space="preserve">A pre-existing </w:t>
      </w:r>
      <w:proofErr w:type="spellStart"/>
      <w:r w:rsidRPr="00AB7B0F">
        <w:rPr>
          <w:rFonts w:ascii="Times New Roman" w:eastAsia="Times New Roman" w:hAnsi="Times New Roman" w:cs="Times New Roman"/>
          <w:color w:val="000000"/>
          <w:sz w:val="24"/>
          <w:szCs w:val="24"/>
          <w:lang w:eastAsia="en-GB"/>
        </w:rPr>
        <w:t>phyloseq</w:t>
      </w:r>
      <w:proofErr w:type="spellEnd"/>
      <w:r w:rsidRPr="00C651CF">
        <w:rPr>
          <w:rFonts w:ascii="Times New Roman" w:eastAsia="Times New Roman" w:hAnsi="Times New Roman" w:cs="Times New Roman"/>
          <w:color w:val="FF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object included in the HMP2Data </w:t>
      </w:r>
      <w:r w:rsidRPr="004E5AB6">
        <w:rPr>
          <w:rFonts w:ascii="Times New Roman" w:eastAsia="Times New Roman" w:hAnsi="Times New Roman" w:cs="Times New Roman"/>
          <w:i/>
          <w:iCs/>
          <w:color w:val="000000"/>
          <w:sz w:val="24"/>
          <w:szCs w:val="24"/>
          <w:lang w:eastAsia="en-GB"/>
        </w:rPr>
        <w:t>Bioconductor</w:t>
      </w:r>
      <w:r w:rsidRPr="00AB7B0F">
        <w:rPr>
          <w:rFonts w:ascii="Times New Roman" w:eastAsia="Times New Roman" w:hAnsi="Times New Roman" w:cs="Times New Roman"/>
          <w:color w:val="000000"/>
          <w:sz w:val="24"/>
          <w:szCs w:val="24"/>
          <w:lang w:eastAsia="en-GB"/>
        </w:rPr>
        <w:t xml:space="preserve"> R package </w:t>
      </w:r>
      <w:r w:rsidR="00B07C37">
        <w:rPr>
          <w:rFonts w:ascii="Times New Roman" w:eastAsia="Times New Roman" w:hAnsi="Times New Roman" w:cs="Times New Roman"/>
          <w:color w:val="000000"/>
          <w:sz w:val="24"/>
          <w:szCs w:val="24"/>
          <w:lang w:eastAsia="en-GB"/>
        </w:rPr>
        <w:fldChar w:fldCharType="begin"/>
      </w:r>
      <w:r w:rsidR="00B07C37">
        <w:rPr>
          <w:rFonts w:ascii="Times New Roman" w:eastAsia="Times New Roman" w:hAnsi="Times New Roman" w:cs="Times New Roman"/>
          <w:color w:val="000000"/>
          <w:sz w:val="24"/>
          <w:szCs w:val="24"/>
          <w:lang w:eastAsia="en-GB"/>
        </w:rPr>
        <w:instrText xml:space="preserve"> ADDIN EN.CITE &lt;EndNote&gt;&lt;Cite&gt;&lt;Author&gt;Stansfield&lt;/Author&gt;&lt;Year&gt;2019&lt;/Year&gt;&lt;RecNum&gt;24&lt;/RecNum&gt;&lt;DisplayText&gt;(24)&lt;/DisplayText&gt;&lt;record&gt;&lt;rec-number&gt;24&lt;/rec-number&gt;&lt;foreign-keys&gt;&lt;key app="EN" db-id="5vrfsrrsq25exredw29vf0ejdxsprwatv9fp" timestamp="1593183257"&gt;24&lt;/key&gt;&lt;/foreign-keys&gt;&lt;ref-type name="Computer Program"&gt;9&lt;/ref-type&gt;&lt;contributors&gt;&lt;authors&gt;&lt;author&gt;John Stansfield &lt;/author&gt;&lt;author&gt;Mikhail Dozmorov&lt;/author&gt;&lt;/authors&gt;&lt;/contributors&gt;&lt;titles&gt;&lt;title&gt;HMP2Data: 16s rRNA sequencing data from the Human Microbiome Project 2&lt;/title&gt;&lt;/titles&gt;&lt;edition&gt;version 1.0.0&lt;/edition&gt;&lt;dates&gt;&lt;year&gt;2019&lt;/year&gt;&lt;/dates&gt;&lt;work-type&gt;R package&lt;/work-type&gt;&lt;urls&gt;&lt;related-urls&gt;&lt;url&gt;https://github.com/jstansfield0/HMP2Data&lt;/url&gt;&lt;/related-urls&gt;&lt;/urls&gt;&lt;/record&gt;&lt;/Cite&gt;&lt;/EndNote&gt;</w:instrText>
      </w:r>
      <w:r w:rsidR="00B07C37">
        <w:rPr>
          <w:rFonts w:ascii="Times New Roman" w:eastAsia="Times New Roman" w:hAnsi="Times New Roman" w:cs="Times New Roman"/>
          <w:color w:val="000000"/>
          <w:sz w:val="24"/>
          <w:szCs w:val="24"/>
          <w:lang w:eastAsia="en-GB"/>
        </w:rPr>
        <w:fldChar w:fldCharType="separate"/>
      </w:r>
      <w:r w:rsidR="00B07C37">
        <w:rPr>
          <w:rFonts w:ascii="Times New Roman" w:eastAsia="Times New Roman" w:hAnsi="Times New Roman" w:cs="Times New Roman"/>
          <w:noProof/>
          <w:color w:val="000000"/>
          <w:sz w:val="24"/>
          <w:szCs w:val="24"/>
          <w:lang w:eastAsia="en-GB"/>
        </w:rPr>
        <w:t>(24)</w:t>
      </w:r>
      <w:r w:rsidR="00B07C37">
        <w:rPr>
          <w:rFonts w:ascii="Times New Roman" w:eastAsia="Times New Roman" w:hAnsi="Times New Roman" w:cs="Times New Roman"/>
          <w:color w:val="000000"/>
          <w:sz w:val="24"/>
          <w:szCs w:val="24"/>
          <w:lang w:eastAsia="en-GB"/>
        </w:rPr>
        <w:fldChar w:fldCharType="end"/>
      </w:r>
      <w:r w:rsidR="00B07C37">
        <w:rPr>
          <w:rFonts w:ascii="Times New Roman" w:eastAsia="Times New Roman" w:hAnsi="Times New Roman" w:cs="Times New Roman"/>
          <w:color w:val="000000"/>
          <w:sz w:val="24"/>
          <w:szCs w:val="24"/>
          <w:lang w:eastAsia="en-GB"/>
        </w:rPr>
        <w:t xml:space="preserve"> </w:t>
      </w:r>
      <w:r w:rsidR="00666177">
        <w:rPr>
          <w:rFonts w:ascii="Times New Roman" w:eastAsia="Times New Roman" w:hAnsi="Times New Roman" w:cs="Times New Roman"/>
          <w:color w:val="000000"/>
          <w:sz w:val="24"/>
          <w:szCs w:val="24"/>
          <w:lang w:eastAsia="en-GB"/>
        </w:rPr>
        <w:t xml:space="preserve">was used for the analysis of the metagenomic data. </w:t>
      </w:r>
      <w:r w:rsidR="00600411">
        <w:rPr>
          <w:rFonts w:ascii="Times New Roman" w:eastAsia="Times New Roman" w:hAnsi="Times New Roman" w:cs="Times New Roman"/>
          <w:color w:val="000000"/>
          <w:sz w:val="24"/>
          <w:szCs w:val="24"/>
          <w:lang w:eastAsia="en-GB"/>
        </w:rPr>
        <w:t>This object was</w:t>
      </w:r>
      <w:r w:rsidR="00B663E8">
        <w:rPr>
          <w:rFonts w:ascii="Times New Roman" w:eastAsia="Times New Roman" w:hAnsi="Times New Roman" w:cs="Times New Roman"/>
          <w:color w:val="000000"/>
          <w:sz w:val="24"/>
          <w:szCs w:val="24"/>
          <w:lang w:eastAsia="en-GB"/>
        </w:rPr>
        <w:t xml:space="preserve"> constructed in such a way to allow for use </w:t>
      </w:r>
      <w:r w:rsidR="004F339B">
        <w:rPr>
          <w:rFonts w:ascii="Times New Roman" w:eastAsia="Times New Roman" w:hAnsi="Times New Roman" w:cs="Times New Roman"/>
          <w:color w:val="000000"/>
          <w:sz w:val="24"/>
          <w:szCs w:val="24"/>
          <w:lang w:eastAsia="en-GB"/>
        </w:rPr>
        <w:t xml:space="preserve">of the </w:t>
      </w:r>
      <w:proofErr w:type="spellStart"/>
      <w:r w:rsidR="004F339B" w:rsidRPr="004E5AB6">
        <w:rPr>
          <w:rFonts w:ascii="Times New Roman" w:eastAsia="Times New Roman" w:hAnsi="Times New Roman" w:cs="Times New Roman"/>
          <w:i/>
          <w:iCs/>
          <w:color w:val="000000"/>
          <w:sz w:val="24"/>
          <w:szCs w:val="24"/>
          <w:lang w:eastAsia="en-GB"/>
        </w:rPr>
        <w:t>phyloseq</w:t>
      </w:r>
      <w:proofErr w:type="spellEnd"/>
      <w:r w:rsidR="004F339B">
        <w:rPr>
          <w:rFonts w:ascii="Times New Roman" w:eastAsia="Times New Roman" w:hAnsi="Times New Roman" w:cs="Times New Roman"/>
          <w:color w:val="000000"/>
          <w:sz w:val="24"/>
          <w:szCs w:val="24"/>
          <w:lang w:eastAsia="en-GB"/>
        </w:rPr>
        <w:t xml:space="preserve"> R package </w:t>
      </w:r>
      <w:r w:rsidR="00D41B3B">
        <w:rPr>
          <w:rFonts w:ascii="Times New Roman" w:eastAsia="Times New Roman" w:hAnsi="Times New Roman" w:cs="Times New Roman"/>
          <w:color w:val="000000"/>
          <w:sz w:val="24"/>
          <w:szCs w:val="24"/>
          <w:lang w:eastAsia="en-GB"/>
        </w:rPr>
        <w:fldChar w:fldCharType="begin"/>
      </w:r>
      <w:r w:rsidR="00D41B3B">
        <w:rPr>
          <w:rFonts w:ascii="Times New Roman" w:eastAsia="Times New Roman" w:hAnsi="Times New Roman" w:cs="Times New Roman"/>
          <w:color w:val="000000"/>
          <w:sz w:val="24"/>
          <w:szCs w:val="24"/>
          <w:lang w:eastAsia="en-GB"/>
        </w:rPr>
        <w:instrText xml:space="preserve"> ADDIN EN.CITE &lt;EndNote&gt;&lt;Cite&gt;&lt;Author&gt;McMurdie&lt;/Author&gt;&lt;Year&gt;2013&lt;/Year&gt;&lt;RecNum&gt;25&lt;/RecNum&gt;&lt;DisplayText&gt;(25)&lt;/DisplayText&gt;&lt;record&gt;&lt;rec-number&gt;25&lt;/rec-number&gt;&lt;foreign-keys&gt;&lt;key app="EN" db-id="5vrfsrrsq25exredw29vf0ejdxsprwatv9fp" timestamp="1593183429"&gt;25&lt;/key&gt;&lt;/foreign-keys&gt;&lt;ref-type name="Journal Article"&gt;17&lt;/ref-type&gt;&lt;contributors&gt;&lt;authors&gt;&lt;author&gt;McMurdie, Paul J&lt;/author&gt;&lt;author&gt;Holmes, Susan&lt;/author&gt;&lt;/authors&gt;&lt;/contributors&gt;&lt;titles&gt;&lt;title&gt;phyloseq: an R package for reproducible interactive analysis and graphics of microbiome census data&lt;/title&gt;&lt;secondary-title&gt;PloS one&lt;/secondary-title&gt;&lt;/titles&gt;&lt;periodical&gt;&lt;full-title&gt;PloS one&lt;/full-title&gt;&lt;/periodical&gt;&lt;pages&gt;e61217&lt;/pages&gt;&lt;volume&gt;8&lt;/volume&gt;&lt;number&gt;4&lt;/number&gt;&lt;dates&gt;&lt;year&gt;2013&lt;/year&gt;&lt;/dates&gt;&lt;isbn&gt;1932-6203&lt;/isbn&gt;&lt;urls&gt;&lt;/urls&gt;&lt;/record&gt;&lt;/Cite&gt;&lt;/EndNote&gt;</w:instrText>
      </w:r>
      <w:r w:rsidR="00D41B3B">
        <w:rPr>
          <w:rFonts w:ascii="Times New Roman" w:eastAsia="Times New Roman" w:hAnsi="Times New Roman" w:cs="Times New Roman"/>
          <w:color w:val="000000"/>
          <w:sz w:val="24"/>
          <w:szCs w:val="24"/>
          <w:lang w:eastAsia="en-GB"/>
        </w:rPr>
        <w:fldChar w:fldCharType="separate"/>
      </w:r>
      <w:r w:rsidR="00D41B3B">
        <w:rPr>
          <w:rFonts w:ascii="Times New Roman" w:eastAsia="Times New Roman" w:hAnsi="Times New Roman" w:cs="Times New Roman"/>
          <w:noProof/>
          <w:color w:val="000000"/>
          <w:sz w:val="24"/>
          <w:szCs w:val="24"/>
          <w:lang w:eastAsia="en-GB"/>
        </w:rPr>
        <w:t>(25)</w:t>
      </w:r>
      <w:r w:rsidR="00D41B3B">
        <w:rPr>
          <w:rFonts w:ascii="Times New Roman" w:eastAsia="Times New Roman" w:hAnsi="Times New Roman" w:cs="Times New Roman"/>
          <w:color w:val="000000"/>
          <w:sz w:val="24"/>
          <w:szCs w:val="24"/>
          <w:lang w:eastAsia="en-GB"/>
        </w:rPr>
        <w:fldChar w:fldCharType="end"/>
      </w:r>
      <w:r w:rsidR="00D41B3B">
        <w:rPr>
          <w:rFonts w:ascii="Times New Roman" w:eastAsia="Times New Roman" w:hAnsi="Times New Roman" w:cs="Times New Roman"/>
          <w:color w:val="000000"/>
          <w:sz w:val="24"/>
          <w:szCs w:val="24"/>
          <w:lang w:eastAsia="en-GB"/>
        </w:rPr>
        <w:t xml:space="preserve"> </w:t>
      </w:r>
      <w:r w:rsidR="00E35FDD">
        <w:rPr>
          <w:rFonts w:ascii="Times New Roman" w:hAnsi="Times New Roman" w:cs="Times New Roman"/>
          <w:color w:val="000000"/>
          <w:sz w:val="24"/>
          <w:szCs w:val="24"/>
        </w:rPr>
        <w:t xml:space="preserve">which </w:t>
      </w:r>
      <w:r w:rsidR="00CF2921">
        <w:rPr>
          <w:rFonts w:ascii="Times New Roman" w:hAnsi="Times New Roman" w:cs="Times New Roman"/>
          <w:color w:val="000000"/>
          <w:sz w:val="24"/>
          <w:szCs w:val="24"/>
        </w:rPr>
        <w:t xml:space="preserve">contains </w:t>
      </w:r>
      <w:r w:rsidR="00713A2C">
        <w:rPr>
          <w:rFonts w:ascii="Times New Roman" w:hAnsi="Times New Roman" w:cs="Times New Roman"/>
          <w:color w:val="000000"/>
          <w:sz w:val="24"/>
          <w:szCs w:val="24"/>
        </w:rPr>
        <w:t>many</w:t>
      </w:r>
      <w:r w:rsidR="00CF2921">
        <w:rPr>
          <w:rFonts w:ascii="Times New Roman" w:hAnsi="Times New Roman" w:cs="Times New Roman"/>
          <w:color w:val="000000"/>
          <w:sz w:val="24"/>
          <w:szCs w:val="24"/>
        </w:rPr>
        <w:t xml:space="preserve"> tools to </w:t>
      </w:r>
      <w:r w:rsidR="000F5C59">
        <w:rPr>
          <w:rFonts w:ascii="Times New Roman" w:hAnsi="Times New Roman" w:cs="Times New Roman"/>
          <w:color w:val="000000"/>
          <w:sz w:val="24"/>
          <w:szCs w:val="24"/>
        </w:rPr>
        <w:t xml:space="preserve">analyse and visualise complex </w:t>
      </w:r>
      <w:r w:rsidR="000338B8">
        <w:rPr>
          <w:rFonts w:ascii="Times New Roman" w:hAnsi="Times New Roman" w:cs="Times New Roman"/>
          <w:color w:val="000000"/>
          <w:sz w:val="24"/>
          <w:szCs w:val="24"/>
        </w:rPr>
        <w:t>microbial data</w:t>
      </w:r>
      <w:r w:rsidR="00E147FB">
        <w:rPr>
          <w:rFonts w:ascii="Times New Roman" w:hAnsi="Times New Roman" w:cs="Times New Roman"/>
          <w:color w:val="000000"/>
          <w:sz w:val="24"/>
          <w:szCs w:val="24"/>
        </w:rPr>
        <w:t xml:space="preserve"> clustered into OTUs</w:t>
      </w:r>
      <w:r w:rsidR="00D87427">
        <w:rPr>
          <w:rFonts w:ascii="Times New Roman" w:hAnsi="Times New Roman" w:cs="Times New Roman"/>
          <w:color w:val="000000"/>
          <w:sz w:val="24"/>
          <w:szCs w:val="24"/>
        </w:rPr>
        <w:t>.</w:t>
      </w:r>
    </w:p>
    <w:p w14:paraId="20F1EFC9" w14:textId="3F70DA16" w:rsidR="003235A0" w:rsidRDefault="00154E86"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sz w:val="24"/>
          <w:szCs w:val="24"/>
          <w:lang w:eastAsia="en-GB"/>
        </w:rPr>
        <w:t xml:space="preserve">In order to perform the integrative analysis of the metabolomic and metagenomic data, the metagenomic data contained in the </w:t>
      </w:r>
      <w:proofErr w:type="spellStart"/>
      <w:r>
        <w:rPr>
          <w:rFonts w:ascii="Times New Roman" w:eastAsia="Times New Roman" w:hAnsi="Times New Roman" w:cs="Times New Roman"/>
          <w:sz w:val="24"/>
          <w:szCs w:val="24"/>
          <w:lang w:eastAsia="en-GB"/>
        </w:rPr>
        <w:t>phyloseq</w:t>
      </w:r>
      <w:proofErr w:type="spellEnd"/>
      <w:r>
        <w:rPr>
          <w:rFonts w:ascii="Times New Roman" w:eastAsia="Times New Roman" w:hAnsi="Times New Roman" w:cs="Times New Roman"/>
          <w:sz w:val="24"/>
          <w:szCs w:val="24"/>
          <w:lang w:eastAsia="en-GB"/>
        </w:rPr>
        <w:t xml:space="preserve"> object had to made consistent with th</w:t>
      </w:r>
      <w:r w:rsidR="0027363B">
        <w:rPr>
          <w:rFonts w:ascii="Times New Roman" w:eastAsia="Times New Roman" w:hAnsi="Times New Roman" w:cs="Times New Roman"/>
          <w:sz w:val="24"/>
          <w:szCs w:val="24"/>
          <w:lang w:eastAsia="en-GB"/>
        </w:rPr>
        <w:t xml:space="preserve">e metabolomic data. This was done </w:t>
      </w:r>
      <w:r w:rsidR="003235A0" w:rsidRPr="00AB7B0F">
        <w:rPr>
          <w:rFonts w:ascii="Times New Roman" w:eastAsia="Times New Roman" w:hAnsi="Times New Roman" w:cs="Times New Roman"/>
          <w:color w:val="000000"/>
          <w:sz w:val="24"/>
          <w:szCs w:val="24"/>
          <w:lang w:eastAsia="en-GB"/>
        </w:rPr>
        <w:t xml:space="preserve">by </w:t>
      </w:r>
      <w:r w:rsidR="00C813D6">
        <w:rPr>
          <w:rFonts w:ascii="Times New Roman" w:eastAsia="Times New Roman" w:hAnsi="Times New Roman" w:cs="Times New Roman"/>
          <w:color w:val="000000"/>
          <w:sz w:val="24"/>
          <w:szCs w:val="24"/>
          <w:lang w:eastAsia="en-GB"/>
        </w:rPr>
        <w:t xml:space="preserve">1) </w:t>
      </w:r>
      <w:r w:rsidR="003235A0" w:rsidRPr="00AB7B0F">
        <w:rPr>
          <w:rFonts w:ascii="Times New Roman" w:eastAsia="Times New Roman" w:hAnsi="Times New Roman" w:cs="Times New Roman"/>
          <w:color w:val="000000"/>
          <w:sz w:val="24"/>
          <w:szCs w:val="24"/>
          <w:lang w:eastAsia="en-GB"/>
        </w:rPr>
        <w:t>comparing the sample IDs in the metagenomic and metabolomic datafile</w:t>
      </w:r>
      <w:r w:rsidR="00194F84">
        <w:rPr>
          <w:rFonts w:ascii="Times New Roman" w:eastAsia="Times New Roman" w:hAnsi="Times New Roman" w:cs="Times New Roman"/>
          <w:color w:val="000000"/>
          <w:sz w:val="24"/>
          <w:szCs w:val="24"/>
          <w:lang w:eastAsia="en-GB"/>
        </w:rPr>
        <w:t xml:space="preserve">s, </w:t>
      </w:r>
      <w:r w:rsidR="00C813D6">
        <w:rPr>
          <w:rFonts w:ascii="Times New Roman" w:eastAsia="Times New Roman" w:hAnsi="Times New Roman" w:cs="Times New Roman"/>
          <w:color w:val="000000"/>
          <w:sz w:val="24"/>
          <w:szCs w:val="24"/>
          <w:lang w:eastAsia="en-GB"/>
        </w:rPr>
        <w:t xml:space="preserve">2) </w:t>
      </w:r>
      <w:r w:rsidR="00840D70">
        <w:rPr>
          <w:rFonts w:ascii="Times New Roman" w:eastAsia="Times New Roman" w:hAnsi="Times New Roman" w:cs="Times New Roman"/>
          <w:color w:val="000000"/>
          <w:sz w:val="24"/>
          <w:szCs w:val="24"/>
          <w:lang w:eastAsia="en-GB"/>
        </w:rPr>
        <w:t xml:space="preserve">adjusting those in the metabolomic datafile to match the </w:t>
      </w:r>
      <w:proofErr w:type="spellStart"/>
      <w:r w:rsidR="00840D70">
        <w:rPr>
          <w:rFonts w:ascii="Times New Roman" w:eastAsia="Times New Roman" w:hAnsi="Times New Roman" w:cs="Times New Roman"/>
          <w:color w:val="000000"/>
          <w:sz w:val="24"/>
          <w:szCs w:val="24"/>
          <w:lang w:eastAsia="en-GB"/>
        </w:rPr>
        <w:t>phyloseq</w:t>
      </w:r>
      <w:proofErr w:type="spellEnd"/>
      <w:r w:rsidR="00194F84">
        <w:rPr>
          <w:rFonts w:ascii="Times New Roman" w:eastAsia="Times New Roman" w:hAnsi="Times New Roman" w:cs="Times New Roman"/>
          <w:color w:val="000000"/>
          <w:sz w:val="24"/>
          <w:szCs w:val="24"/>
          <w:lang w:eastAsia="en-GB"/>
        </w:rPr>
        <w:t xml:space="preserve"> and </w:t>
      </w:r>
      <w:r w:rsidR="00C813D6">
        <w:rPr>
          <w:rFonts w:ascii="Times New Roman" w:eastAsia="Times New Roman" w:hAnsi="Times New Roman" w:cs="Times New Roman"/>
          <w:color w:val="000000"/>
          <w:sz w:val="24"/>
          <w:szCs w:val="24"/>
          <w:lang w:eastAsia="en-GB"/>
        </w:rPr>
        <w:t xml:space="preserve">3) </w:t>
      </w:r>
      <w:r w:rsidR="00194F84">
        <w:rPr>
          <w:rFonts w:ascii="Times New Roman" w:eastAsia="Times New Roman" w:hAnsi="Times New Roman" w:cs="Times New Roman"/>
          <w:color w:val="000000"/>
          <w:sz w:val="24"/>
          <w:szCs w:val="24"/>
          <w:lang w:eastAsia="en-GB"/>
        </w:rPr>
        <w:t xml:space="preserve">using the </w:t>
      </w:r>
      <w:r w:rsidR="00C813D6">
        <w:rPr>
          <w:rFonts w:ascii="Times New Roman" w:eastAsia="Times New Roman" w:hAnsi="Times New Roman" w:cs="Times New Roman"/>
          <w:color w:val="000000"/>
          <w:sz w:val="24"/>
          <w:szCs w:val="24"/>
          <w:lang w:eastAsia="en-GB"/>
        </w:rPr>
        <w:t>processed</w:t>
      </w:r>
      <w:r w:rsidR="00194F84">
        <w:rPr>
          <w:rFonts w:ascii="Times New Roman" w:eastAsia="Times New Roman" w:hAnsi="Times New Roman" w:cs="Times New Roman"/>
          <w:color w:val="000000"/>
          <w:sz w:val="24"/>
          <w:szCs w:val="24"/>
          <w:lang w:eastAsia="en-GB"/>
        </w:rPr>
        <w:t xml:space="preserve"> metabolomic data</w:t>
      </w:r>
      <w:r w:rsidR="000F59EB">
        <w:rPr>
          <w:rFonts w:ascii="Times New Roman" w:eastAsia="Times New Roman" w:hAnsi="Times New Roman" w:cs="Times New Roman"/>
          <w:color w:val="000000"/>
          <w:sz w:val="24"/>
          <w:szCs w:val="24"/>
          <w:lang w:eastAsia="en-GB"/>
        </w:rPr>
        <w:t xml:space="preserve">file to subset the samples </w:t>
      </w:r>
      <w:r w:rsidR="00BD518F">
        <w:rPr>
          <w:rFonts w:ascii="Times New Roman" w:eastAsia="Times New Roman" w:hAnsi="Times New Roman" w:cs="Times New Roman"/>
          <w:color w:val="000000"/>
          <w:sz w:val="24"/>
          <w:szCs w:val="24"/>
          <w:lang w:eastAsia="en-GB"/>
        </w:rPr>
        <w:t xml:space="preserve">of the metagenomic </w:t>
      </w:r>
      <w:proofErr w:type="spellStart"/>
      <w:r w:rsidR="00BD518F">
        <w:rPr>
          <w:rFonts w:ascii="Times New Roman" w:eastAsia="Times New Roman" w:hAnsi="Times New Roman" w:cs="Times New Roman"/>
          <w:color w:val="000000"/>
          <w:sz w:val="24"/>
          <w:szCs w:val="24"/>
          <w:lang w:eastAsia="en-GB"/>
        </w:rPr>
        <w:t>phyloseq</w:t>
      </w:r>
      <w:proofErr w:type="spellEnd"/>
      <w:r w:rsidR="00BD518F">
        <w:rPr>
          <w:rFonts w:ascii="Times New Roman" w:eastAsia="Times New Roman" w:hAnsi="Times New Roman" w:cs="Times New Roman"/>
          <w:color w:val="000000"/>
          <w:sz w:val="24"/>
          <w:szCs w:val="24"/>
          <w:lang w:eastAsia="en-GB"/>
        </w:rPr>
        <w:t xml:space="preserve"> object</w:t>
      </w:r>
      <w:r w:rsidR="003235A0" w:rsidRPr="00AB7B0F">
        <w:rPr>
          <w:rFonts w:ascii="Times New Roman" w:eastAsia="Times New Roman" w:hAnsi="Times New Roman" w:cs="Times New Roman"/>
          <w:color w:val="000000"/>
          <w:sz w:val="24"/>
          <w:szCs w:val="24"/>
          <w:lang w:eastAsia="en-GB"/>
        </w:rPr>
        <w:t>. </w:t>
      </w:r>
      <w:r w:rsidR="00BD518F">
        <w:rPr>
          <w:rFonts w:ascii="Times New Roman" w:eastAsia="Times New Roman" w:hAnsi="Times New Roman" w:cs="Times New Roman"/>
          <w:color w:val="000000"/>
          <w:sz w:val="24"/>
          <w:szCs w:val="24"/>
          <w:lang w:eastAsia="en-GB"/>
        </w:rPr>
        <w:t>It should be noted that d</w:t>
      </w:r>
      <w:r w:rsidR="005A5A27">
        <w:rPr>
          <w:rFonts w:ascii="Times New Roman" w:eastAsia="Times New Roman" w:hAnsi="Times New Roman" w:cs="Times New Roman"/>
          <w:color w:val="000000"/>
          <w:sz w:val="24"/>
          <w:szCs w:val="24"/>
          <w:lang w:eastAsia="en-GB"/>
        </w:rPr>
        <w:t>uring th</w:t>
      </w:r>
      <w:r w:rsidR="00611882">
        <w:rPr>
          <w:rFonts w:ascii="Times New Roman" w:eastAsia="Times New Roman" w:hAnsi="Times New Roman" w:cs="Times New Roman"/>
          <w:color w:val="000000"/>
          <w:sz w:val="24"/>
          <w:szCs w:val="24"/>
          <w:lang w:eastAsia="en-GB"/>
        </w:rPr>
        <w:t>e</w:t>
      </w:r>
      <w:r w:rsidR="005A5A27">
        <w:rPr>
          <w:rFonts w:ascii="Times New Roman" w:eastAsia="Times New Roman" w:hAnsi="Times New Roman" w:cs="Times New Roman"/>
          <w:color w:val="000000"/>
          <w:sz w:val="24"/>
          <w:szCs w:val="24"/>
          <w:lang w:eastAsia="en-GB"/>
        </w:rPr>
        <w:t xml:space="preserve"> adjustment </w:t>
      </w:r>
      <w:r w:rsidR="00611882">
        <w:rPr>
          <w:rFonts w:ascii="Times New Roman" w:eastAsia="Times New Roman" w:hAnsi="Times New Roman" w:cs="Times New Roman"/>
          <w:color w:val="000000"/>
          <w:sz w:val="24"/>
          <w:szCs w:val="24"/>
          <w:lang w:eastAsia="en-GB"/>
        </w:rPr>
        <w:t xml:space="preserve">process </w:t>
      </w:r>
      <w:r w:rsidR="005A5A27">
        <w:rPr>
          <w:rFonts w:ascii="Times New Roman" w:eastAsia="Times New Roman" w:hAnsi="Times New Roman" w:cs="Times New Roman"/>
          <w:color w:val="000000"/>
          <w:sz w:val="24"/>
          <w:szCs w:val="24"/>
          <w:lang w:eastAsia="en-GB"/>
        </w:rPr>
        <w:t xml:space="preserve">it was </w:t>
      </w:r>
      <w:r w:rsidR="00C8014C">
        <w:rPr>
          <w:rFonts w:ascii="Times New Roman" w:eastAsia="Times New Roman" w:hAnsi="Times New Roman" w:cs="Times New Roman"/>
          <w:color w:val="000000"/>
          <w:sz w:val="24"/>
          <w:szCs w:val="24"/>
          <w:lang w:eastAsia="en-GB"/>
        </w:rPr>
        <w:t>discovered</w:t>
      </w:r>
      <w:r w:rsidR="005A5A27">
        <w:rPr>
          <w:rFonts w:ascii="Times New Roman" w:eastAsia="Times New Roman" w:hAnsi="Times New Roman" w:cs="Times New Roman"/>
          <w:color w:val="000000"/>
          <w:sz w:val="24"/>
          <w:szCs w:val="24"/>
          <w:lang w:eastAsia="en-GB"/>
        </w:rPr>
        <w:t xml:space="preserve"> that</w:t>
      </w:r>
      <w:r w:rsidR="00C8014C">
        <w:rPr>
          <w:rFonts w:ascii="Times New Roman" w:eastAsia="Times New Roman" w:hAnsi="Times New Roman" w:cs="Times New Roman"/>
          <w:color w:val="000000"/>
          <w:sz w:val="24"/>
          <w:szCs w:val="24"/>
          <w:lang w:eastAsia="en-GB"/>
        </w:rPr>
        <w:t xml:space="preserve"> </w:t>
      </w:r>
      <w:r w:rsidR="003235A0" w:rsidRPr="00AB7B0F">
        <w:rPr>
          <w:rFonts w:ascii="Times New Roman" w:eastAsia="Times New Roman" w:hAnsi="Times New Roman" w:cs="Times New Roman"/>
          <w:color w:val="000000"/>
          <w:sz w:val="24"/>
          <w:szCs w:val="24"/>
          <w:lang w:eastAsia="en-GB"/>
        </w:rPr>
        <w:t>some sample IDs in the metabolomic dataset correspond</w:t>
      </w:r>
      <w:r w:rsidR="003235A0">
        <w:rPr>
          <w:rFonts w:ascii="Times New Roman" w:eastAsia="Times New Roman" w:hAnsi="Times New Roman" w:cs="Times New Roman"/>
          <w:color w:val="000000"/>
          <w:sz w:val="24"/>
          <w:szCs w:val="24"/>
          <w:lang w:eastAsia="en-GB"/>
        </w:rPr>
        <w:t>ed</w:t>
      </w:r>
      <w:r w:rsidR="003235A0" w:rsidRPr="00AB7B0F">
        <w:rPr>
          <w:rFonts w:ascii="Times New Roman" w:eastAsia="Times New Roman" w:hAnsi="Times New Roman" w:cs="Times New Roman"/>
          <w:color w:val="000000"/>
          <w:sz w:val="24"/>
          <w:szCs w:val="24"/>
          <w:lang w:eastAsia="en-GB"/>
        </w:rPr>
        <w:t xml:space="preserve"> to multiple metagenomic sample IDs. In this scenario, to avoid making any incorrect assumptions, the sample ID was excluded from the metabolomic datafile</w:t>
      </w:r>
      <w:r w:rsidR="00611882">
        <w:rPr>
          <w:rFonts w:ascii="Times New Roman" w:eastAsia="Times New Roman" w:hAnsi="Times New Roman" w:cs="Times New Roman"/>
          <w:color w:val="000000"/>
          <w:sz w:val="24"/>
          <w:szCs w:val="24"/>
          <w:lang w:eastAsia="en-GB"/>
        </w:rPr>
        <w:t xml:space="preserve"> and, hence, from the metagenomic data. </w:t>
      </w:r>
    </w:p>
    <w:p w14:paraId="676B58F4" w14:textId="5BEEFBFB" w:rsidR="00A65499" w:rsidRDefault="00A65499"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Additional sample filtration involved exclusion of </w:t>
      </w:r>
      <w:r w:rsidR="00C31EE7">
        <w:rPr>
          <w:rFonts w:ascii="Times New Roman" w:eastAsia="Times New Roman" w:hAnsi="Times New Roman" w:cs="Times New Roman"/>
          <w:color w:val="000000"/>
          <w:sz w:val="24"/>
          <w:szCs w:val="24"/>
          <w:lang w:eastAsia="en-GB"/>
        </w:rPr>
        <w:t xml:space="preserve">supposed outliers based on a </w:t>
      </w:r>
      <w:r w:rsidR="00143BDA">
        <w:rPr>
          <w:rFonts w:ascii="Times New Roman" w:eastAsia="Times New Roman" w:hAnsi="Times New Roman" w:cs="Times New Roman"/>
          <w:color w:val="000000"/>
          <w:sz w:val="24"/>
          <w:szCs w:val="24"/>
          <w:lang w:eastAsia="en-GB"/>
        </w:rPr>
        <w:t>Principal Component Analysis (PCA) plot comparing the IS and IR metagenomic data (</w:t>
      </w:r>
      <w:r w:rsidR="00226E3C">
        <w:rPr>
          <w:rFonts w:ascii="Times New Roman" w:eastAsia="Times New Roman" w:hAnsi="Times New Roman" w:cs="Times New Roman"/>
          <w:color w:val="000000"/>
          <w:sz w:val="24"/>
          <w:szCs w:val="24"/>
          <w:lang w:eastAsia="en-GB"/>
        </w:rPr>
        <w:t>Appendix 2</w:t>
      </w:r>
      <w:r w:rsidR="00143BDA">
        <w:rPr>
          <w:rFonts w:ascii="Times New Roman" w:eastAsia="Times New Roman" w:hAnsi="Times New Roman" w:cs="Times New Roman"/>
          <w:color w:val="000000"/>
          <w:sz w:val="24"/>
          <w:szCs w:val="24"/>
          <w:lang w:eastAsia="en-GB"/>
        </w:rPr>
        <w:t xml:space="preserve">). </w:t>
      </w:r>
      <w:r w:rsidR="00C31EE7">
        <w:rPr>
          <w:rFonts w:ascii="Times New Roman" w:eastAsia="Times New Roman" w:hAnsi="Times New Roman" w:cs="Times New Roman"/>
          <w:color w:val="000000"/>
          <w:sz w:val="24"/>
          <w:szCs w:val="24"/>
          <w:lang w:eastAsia="en-GB"/>
        </w:rPr>
        <w:t xml:space="preserve"> </w:t>
      </w:r>
      <w:r w:rsidR="00AB0247" w:rsidRPr="00AB7B0F">
        <w:rPr>
          <w:rFonts w:ascii="Times New Roman" w:eastAsia="Times New Roman" w:hAnsi="Times New Roman" w:cs="Times New Roman"/>
          <w:color w:val="000000"/>
          <w:sz w:val="24"/>
          <w:szCs w:val="24"/>
          <w:lang w:eastAsia="en-GB"/>
        </w:rPr>
        <w:t xml:space="preserve">A large spread of samples </w:t>
      </w:r>
      <w:r w:rsidR="00AB0247">
        <w:rPr>
          <w:rFonts w:ascii="Times New Roman" w:eastAsia="Times New Roman" w:hAnsi="Times New Roman" w:cs="Times New Roman"/>
          <w:color w:val="000000"/>
          <w:sz w:val="24"/>
          <w:szCs w:val="24"/>
          <w:lang w:eastAsia="en-GB"/>
        </w:rPr>
        <w:t xml:space="preserve">was seen to be </w:t>
      </w:r>
      <w:r w:rsidR="00AB0247" w:rsidRPr="00AB7B0F">
        <w:rPr>
          <w:rFonts w:ascii="Times New Roman" w:eastAsia="Times New Roman" w:hAnsi="Times New Roman" w:cs="Times New Roman"/>
          <w:color w:val="000000"/>
          <w:sz w:val="24"/>
          <w:szCs w:val="24"/>
          <w:lang w:eastAsia="en-GB"/>
        </w:rPr>
        <w:t>separated from the main cluster of samples, with the majority possessing an Axis1 value of less than -2.8. Hence, only samples with an Axis1 value of more than -2.8 were included in the metagenomic data. </w:t>
      </w:r>
    </w:p>
    <w:p w14:paraId="3DFF2F22" w14:textId="0B8D2E9C" w:rsidR="00DD1AA9" w:rsidRDefault="00702CC6" w:rsidP="00703E6B">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Finally, the taxa of the </w:t>
      </w:r>
      <w:proofErr w:type="spellStart"/>
      <w:r>
        <w:rPr>
          <w:rFonts w:ascii="Times New Roman" w:eastAsia="Times New Roman" w:hAnsi="Times New Roman" w:cs="Times New Roman"/>
          <w:color w:val="000000"/>
          <w:sz w:val="24"/>
          <w:szCs w:val="24"/>
          <w:lang w:eastAsia="en-GB"/>
        </w:rPr>
        <w:t>phyloseq</w:t>
      </w:r>
      <w:proofErr w:type="spellEnd"/>
      <w:r>
        <w:rPr>
          <w:rFonts w:ascii="Times New Roman" w:eastAsia="Times New Roman" w:hAnsi="Times New Roman" w:cs="Times New Roman"/>
          <w:color w:val="000000"/>
          <w:sz w:val="24"/>
          <w:szCs w:val="24"/>
          <w:lang w:eastAsia="en-GB"/>
        </w:rPr>
        <w:t xml:space="preserve"> object were filtered</w:t>
      </w:r>
      <w:r w:rsidR="009D7AF0" w:rsidRPr="00E1644B">
        <w:rPr>
          <w:rFonts w:ascii="Times New Roman" w:eastAsia="Times New Roman" w:hAnsi="Times New Roman" w:cs="Times New Roman"/>
          <w:color w:val="FF0000"/>
          <w:sz w:val="24"/>
          <w:szCs w:val="24"/>
          <w:lang w:eastAsia="en-GB"/>
        </w:rPr>
        <w:t xml:space="preserve">, with only </w:t>
      </w:r>
      <w:r w:rsidR="007C26B6" w:rsidRPr="00E1644B">
        <w:rPr>
          <w:rFonts w:ascii="Times New Roman" w:eastAsia="Times New Roman" w:hAnsi="Times New Roman" w:cs="Times New Roman"/>
          <w:color w:val="FF0000"/>
          <w:sz w:val="24"/>
          <w:szCs w:val="24"/>
          <w:lang w:eastAsia="en-GB"/>
        </w:rPr>
        <w:t>taxa</w:t>
      </w:r>
      <w:r w:rsidR="00925FCF" w:rsidRPr="00E1644B">
        <w:rPr>
          <w:rFonts w:ascii="Times New Roman" w:eastAsia="Times New Roman" w:hAnsi="Times New Roman" w:cs="Times New Roman"/>
          <w:color w:val="FF0000"/>
          <w:sz w:val="24"/>
          <w:szCs w:val="24"/>
          <w:lang w:eastAsia="en-GB"/>
        </w:rPr>
        <w:t xml:space="preserve"> for whom family and genus were specified being considered</w:t>
      </w:r>
      <w:r w:rsidR="00925FCF">
        <w:rPr>
          <w:rFonts w:ascii="Times New Roman" w:eastAsia="Times New Roman" w:hAnsi="Times New Roman" w:cs="Times New Roman"/>
          <w:color w:val="000000"/>
          <w:sz w:val="24"/>
          <w:szCs w:val="24"/>
          <w:lang w:eastAsia="en-GB"/>
        </w:rPr>
        <w:t xml:space="preserve">. </w:t>
      </w:r>
      <w:r w:rsidR="004E22D8">
        <w:rPr>
          <w:rFonts w:ascii="Times New Roman" w:eastAsia="Times New Roman" w:hAnsi="Times New Roman" w:cs="Times New Roman"/>
          <w:color w:val="000000"/>
          <w:sz w:val="24"/>
          <w:szCs w:val="24"/>
          <w:lang w:eastAsia="en-GB"/>
        </w:rPr>
        <w:t>A</w:t>
      </w:r>
      <w:r w:rsidR="00A93A36">
        <w:rPr>
          <w:rFonts w:ascii="Times New Roman" w:eastAsia="Times New Roman" w:hAnsi="Times New Roman" w:cs="Times New Roman"/>
          <w:color w:val="000000"/>
          <w:sz w:val="24"/>
          <w:szCs w:val="24"/>
          <w:lang w:eastAsia="en-GB"/>
        </w:rPr>
        <w:t xml:space="preserve"> prevalence </w:t>
      </w:r>
      <w:r w:rsidR="00771549">
        <w:rPr>
          <w:rFonts w:ascii="Times New Roman" w:eastAsia="Times New Roman" w:hAnsi="Times New Roman" w:cs="Times New Roman"/>
          <w:color w:val="000000"/>
          <w:sz w:val="24"/>
          <w:szCs w:val="24"/>
          <w:lang w:eastAsia="en-GB"/>
        </w:rPr>
        <w:t xml:space="preserve">threshold was </w:t>
      </w:r>
      <w:r w:rsidR="00771549" w:rsidRPr="00AB7B0F">
        <w:rPr>
          <w:rFonts w:ascii="Times New Roman" w:eastAsia="Times New Roman" w:hAnsi="Times New Roman" w:cs="Times New Roman"/>
          <w:color w:val="000000"/>
          <w:sz w:val="24"/>
          <w:szCs w:val="24"/>
          <w:lang w:eastAsia="en-GB"/>
        </w:rPr>
        <w:t xml:space="preserve">applied to </w:t>
      </w:r>
      <w:r w:rsidR="00771549">
        <w:rPr>
          <w:rFonts w:ascii="Times New Roman" w:eastAsia="Times New Roman" w:hAnsi="Times New Roman" w:cs="Times New Roman"/>
          <w:color w:val="000000"/>
          <w:sz w:val="24"/>
          <w:szCs w:val="24"/>
          <w:lang w:eastAsia="en-GB"/>
        </w:rPr>
        <w:t>a</w:t>
      </w:r>
      <w:r w:rsidR="00771549" w:rsidRPr="00AB7B0F">
        <w:rPr>
          <w:rFonts w:ascii="Times New Roman" w:eastAsia="Times New Roman" w:hAnsi="Times New Roman" w:cs="Times New Roman"/>
          <w:color w:val="000000"/>
          <w:sz w:val="24"/>
          <w:szCs w:val="24"/>
          <w:lang w:eastAsia="en-GB"/>
        </w:rPr>
        <w:t xml:space="preserve"> subset of the IR and IS samples separately to remove the taxa that were not present in at least 10% of </w:t>
      </w:r>
      <w:r w:rsidR="00771549">
        <w:rPr>
          <w:rFonts w:ascii="Times New Roman" w:eastAsia="Times New Roman" w:hAnsi="Times New Roman" w:cs="Times New Roman"/>
          <w:color w:val="000000"/>
          <w:sz w:val="24"/>
          <w:szCs w:val="24"/>
          <w:lang w:eastAsia="en-GB"/>
        </w:rPr>
        <w:t xml:space="preserve">these </w:t>
      </w:r>
      <w:r w:rsidR="00771549" w:rsidRPr="00AB7B0F">
        <w:rPr>
          <w:rFonts w:ascii="Times New Roman" w:eastAsia="Times New Roman" w:hAnsi="Times New Roman" w:cs="Times New Roman"/>
          <w:color w:val="000000"/>
          <w:sz w:val="24"/>
          <w:szCs w:val="24"/>
          <w:lang w:eastAsia="en-GB"/>
        </w:rPr>
        <w:t>samples</w:t>
      </w:r>
      <w:r w:rsidR="00771549">
        <w:rPr>
          <w:rFonts w:ascii="Times New Roman" w:eastAsia="Times New Roman" w:hAnsi="Times New Roman" w:cs="Times New Roman"/>
          <w:color w:val="000000"/>
          <w:sz w:val="24"/>
          <w:szCs w:val="24"/>
          <w:lang w:eastAsia="en-GB"/>
        </w:rPr>
        <w:t xml:space="preserve">. </w:t>
      </w:r>
      <w:r w:rsidR="00A41564" w:rsidRPr="00AB7B0F">
        <w:rPr>
          <w:rFonts w:ascii="Times New Roman" w:eastAsia="Times New Roman" w:hAnsi="Times New Roman" w:cs="Times New Roman"/>
          <w:color w:val="FF0000"/>
          <w:sz w:val="24"/>
          <w:szCs w:val="24"/>
          <w:lang w:eastAsia="en-GB"/>
        </w:rPr>
        <w:t xml:space="preserve">The remaining taxa </w:t>
      </w:r>
      <w:r w:rsidR="00A41564">
        <w:rPr>
          <w:rFonts w:ascii="Times New Roman" w:eastAsia="Times New Roman" w:hAnsi="Times New Roman" w:cs="Times New Roman"/>
          <w:color w:val="FF0000"/>
          <w:sz w:val="24"/>
          <w:szCs w:val="24"/>
          <w:lang w:eastAsia="en-GB"/>
        </w:rPr>
        <w:t xml:space="preserve">in each group </w:t>
      </w:r>
      <w:r w:rsidR="00A41564" w:rsidRPr="00AB7B0F">
        <w:rPr>
          <w:rFonts w:ascii="Times New Roman" w:eastAsia="Times New Roman" w:hAnsi="Times New Roman" w:cs="Times New Roman"/>
          <w:color w:val="FF0000"/>
          <w:sz w:val="24"/>
          <w:szCs w:val="24"/>
          <w:lang w:eastAsia="en-GB"/>
        </w:rPr>
        <w:t xml:space="preserve">were then used to prune the taxa of the entire </w:t>
      </w:r>
      <w:proofErr w:type="spellStart"/>
      <w:r w:rsidR="00A41564" w:rsidRPr="00AB7B0F">
        <w:rPr>
          <w:rFonts w:ascii="Times New Roman" w:eastAsia="Times New Roman" w:hAnsi="Times New Roman" w:cs="Times New Roman"/>
          <w:color w:val="FF0000"/>
          <w:sz w:val="24"/>
          <w:szCs w:val="24"/>
          <w:lang w:eastAsia="en-GB"/>
        </w:rPr>
        <w:t>phyloseq</w:t>
      </w:r>
      <w:proofErr w:type="spellEnd"/>
      <w:r w:rsidR="00A41564" w:rsidRPr="00AB7B0F">
        <w:rPr>
          <w:rFonts w:ascii="Times New Roman" w:eastAsia="Times New Roman" w:hAnsi="Times New Roman" w:cs="Times New Roman"/>
          <w:color w:val="FF0000"/>
          <w:sz w:val="24"/>
          <w:szCs w:val="24"/>
          <w:lang w:eastAsia="en-GB"/>
        </w:rPr>
        <w:t xml:space="preserve"> object </w:t>
      </w:r>
      <w:r w:rsidR="00A41564" w:rsidRPr="00AB7B0F">
        <w:rPr>
          <w:rFonts w:ascii="Times New Roman" w:eastAsia="Times New Roman" w:hAnsi="Times New Roman" w:cs="Times New Roman"/>
          <w:color w:val="FF0000"/>
          <w:sz w:val="24"/>
          <w:szCs w:val="24"/>
          <w:lang w:eastAsia="en-GB"/>
        </w:rPr>
        <w:lastRenderedPageBreak/>
        <w:t>in order to prevent filtering of taxa that could be separating the 2 groups</w:t>
      </w:r>
      <w:r w:rsidR="00A41564" w:rsidRPr="00AB7B0F">
        <w:rPr>
          <w:rFonts w:ascii="Times New Roman" w:eastAsia="Times New Roman" w:hAnsi="Times New Roman" w:cs="Times New Roman"/>
          <w:color w:val="000000"/>
          <w:sz w:val="24"/>
          <w:szCs w:val="24"/>
          <w:lang w:eastAsia="en-GB"/>
        </w:rPr>
        <w:t>.</w:t>
      </w:r>
      <w:r w:rsidR="003A3149">
        <w:rPr>
          <w:rFonts w:ascii="Times New Roman" w:eastAsia="Times New Roman" w:hAnsi="Times New Roman" w:cs="Times New Roman"/>
          <w:color w:val="000000"/>
          <w:sz w:val="24"/>
          <w:szCs w:val="24"/>
          <w:lang w:eastAsia="en-GB"/>
        </w:rPr>
        <w:t xml:space="preserve"> Taxa were also filtered </w:t>
      </w:r>
      <w:r w:rsidR="00454EE2">
        <w:rPr>
          <w:rFonts w:ascii="Times New Roman" w:eastAsia="Times New Roman" w:hAnsi="Times New Roman" w:cs="Times New Roman"/>
          <w:color w:val="000000"/>
          <w:sz w:val="24"/>
          <w:szCs w:val="24"/>
          <w:lang w:eastAsia="en-GB"/>
        </w:rPr>
        <w:t xml:space="preserve">to only include those which were present in at least 40 samples possessing an </w:t>
      </w:r>
      <w:r w:rsidR="00296DBD">
        <w:rPr>
          <w:rFonts w:ascii="Times New Roman" w:eastAsia="Times New Roman" w:hAnsi="Times New Roman" w:cs="Times New Roman"/>
          <w:color w:val="000000"/>
          <w:sz w:val="24"/>
          <w:szCs w:val="24"/>
          <w:lang w:eastAsia="en-GB"/>
        </w:rPr>
        <w:t xml:space="preserve">abundance of 2. This number of samples was chosen to </w:t>
      </w:r>
      <w:r w:rsidR="00D871CC">
        <w:rPr>
          <w:rFonts w:ascii="Times New Roman" w:eastAsia="Times New Roman" w:hAnsi="Times New Roman" w:cs="Times New Roman"/>
          <w:color w:val="000000"/>
          <w:sz w:val="24"/>
          <w:szCs w:val="24"/>
          <w:lang w:eastAsia="en-GB"/>
        </w:rPr>
        <w:t>complement</w:t>
      </w:r>
      <w:r w:rsidR="001129DC">
        <w:rPr>
          <w:rFonts w:ascii="Times New Roman" w:eastAsia="Times New Roman" w:hAnsi="Times New Roman" w:cs="Times New Roman"/>
          <w:color w:val="000000"/>
          <w:sz w:val="24"/>
          <w:szCs w:val="24"/>
          <w:lang w:eastAsia="en-GB"/>
        </w:rPr>
        <w:t xml:space="preserve"> the previously applied</w:t>
      </w:r>
      <w:r w:rsidR="00643F54">
        <w:rPr>
          <w:rFonts w:ascii="Times New Roman" w:eastAsia="Times New Roman" w:hAnsi="Times New Roman" w:cs="Times New Roman"/>
          <w:color w:val="000000"/>
          <w:sz w:val="24"/>
          <w:szCs w:val="24"/>
          <w:lang w:eastAsia="en-GB"/>
        </w:rPr>
        <w:t xml:space="preserve"> prevalence threshold. </w:t>
      </w:r>
      <w:r w:rsidR="00547B1E">
        <w:rPr>
          <w:rFonts w:ascii="Times New Roman" w:eastAsia="Times New Roman" w:hAnsi="Times New Roman" w:cs="Times New Roman"/>
          <w:color w:val="000000"/>
          <w:sz w:val="24"/>
          <w:szCs w:val="24"/>
          <w:lang w:eastAsia="en-GB"/>
        </w:rPr>
        <w:t>Lastly</w:t>
      </w:r>
      <w:r w:rsidR="00643F54">
        <w:rPr>
          <w:rFonts w:ascii="Times New Roman" w:eastAsia="Times New Roman" w:hAnsi="Times New Roman" w:cs="Times New Roman"/>
          <w:color w:val="000000"/>
          <w:sz w:val="24"/>
          <w:szCs w:val="24"/>
          <w:lang w:eastAsia="en-GB"/>
        </w:rPr>
        <w:t xml:space="preserve">, </w:t>
      </w:r>
      <w:r w:rsidR="00103E44">
        <w:rPr>
          <w:rFonts w:ascii="Times New Roman" w:eastAsia="Times New Roman" w:hAnsi="Times New Roman" w:cs="Times New Roman"/>
          <w:color w:val="000000"/>
          <w:sz w:val="24"/>
          <w:szCs w:val="24"/>
          <w:lang w:eastAsia="en-GB"/>
        </w:rPr>
        <w:t xml:space="preserve">any taxa with an abundance sum of 4 or less across all samples were excluded </w:t>
      </w:r>
      <w:r w:rsidR="00E215CA">
        <w:rPr>
          <w:rFonts w:ascii="Times New Roman" w:eastAsia="Times New Roman" w:hAnsi="Times New Roman" w:cs="Times New Roman"/>
          <w:color w:val="000000"/>
          <w:sz w:val="24"/>
          <w:szCs w:val="24"/>
          <w:lang w:eastAsia="en-GB"/>
        </w:rPr>
        <w:t xml:space="preserve">and any abundance values greater than 50 were reduced to a value of 50. </w:t>
      </w:r>
    </w:p>
    <w:p w14:paraId="17954EA4" w14:textId="77777777" w:rsidR="00182160" w:rsidRPr="00182160" w:rsidRDefault="00182160" w:rsidP="00182160">
      <w:pPr>
        <w:pStyle w:val="Heading4"/>
        <w:rPr>
          <w:rFonts w:ascii="Times New Roman" w:eastAsia="Times New Roman" w:hAnsi="Times New Roman" w:cs="Times New Roman"/>
          <w:color w:val="auto"/>
          <w:sz w:val="24"/>
          <w:szCs w:val="24"/>
          <w:lang w:eastAsia="en-GB"/>
        </w:rPr>
      </w:pPr>
      <w:r w:rsidRPr="00182160">
        <w:rPr>
          <w:rFonts w:ascii="Times New Roman" w:eastAsia="Times New Roman" w:hAnsi="Times New Roman" w:cs="Times New Roman"/>
          <w:color w:val="auto"/>
          <w:sz w:val="24"/>
          <w:szCs w:val="24"/>
          <w:lang w:eastAsia="en-GB"/>
        </w:rPr>
        <w:t>Statistical analysis of the metagenomic data</w:t>
      </w:r>
    </w:p>
    <w:p w14:paraId="55F6ADFD" w14:textId="646AD20D" w:rsidR="00182160" w:rsidRPr="00001DCC" w:rsidRDefault="00182160" w:rsidP="00182160">
      <w:pPr>
        <w:pStyle w:val="HTMLPreformatted"/>
        <w:shd w:val="clear" w:color="auto" w:fill="FFFFFF"/>
        <w:wordWrap w:val="0"/>
        <w:spacing w:line="360" w:lineRule="auto"/>
        <w:jc w:val="both"/>
        <w:rPr>
          <w:rFonts w:ascii="Times New Roman" w:hAnsi="Times New Roman" w:cs="Times New Roman"/>
          <w:sz w:val="24"/>
          <w:szCs w:val="24"/>
          <w:bdr w:val="none" w:sz="0" w:space="0" w:color="auto" w:frame="1"/>
        </w:rPr>
      </w:pPr>
      <w:r w:rsidRPr="00AB7B0F">
        <w:rPr>
          <w:rFonts w:ascii="Times New Roman" w:hAnsi="Times New Roman" w:cs="Times New Roman"/>
          <w:color w:val="000000"/>
          <w:sz w:val="24"/>
          <w:szCs w:val="24"/>
        </w:rPr>
        <w:t xml:space="preserve">To determine whether the microbiomes of the IR and IS group are distinct, the </w:t>
      </w:r>
      <w:proofErr w:type="spellStart"/>
      <w:r w:rsidRPr="004E5AB6">
        <w:rPr>
          <w:rFonts w:ascii="Times New Roman" w:hAnsi="Times New Roman" w:cs="Times New Roman"/>
          <w:i/>
          <w:iCs/>
          <w:color w:val="000000"/>
          <w:sz w:val="24"/>
          <w:szCs w:val="24"/>
        </w:rPr>
        <w:t>phyloseq</w:t>
      </w:r>
      <w:proofErr w:type="spellEnd"/>
      <w:r w:rsidRPr="00AB7B0F">
        <w:rPr>
          <w:rFonts w:ascii="Times New Roman" w:hAnsi="Times New Roman" w:cs="Times New Roman"/>
          <w:color w:val="000000"/>
          <w:sz w:val="24"/>
          <w:szCs w:val="24"/>
        </w:rPr>
        <w:t xml:space="preserve"> R package</w:t>
      </w:r>
      <w:r>
        <w:rPr>
          <w:rFonts w:ascii="Times New Roman" w:hAnsi="Times New Roman" w:cs="Times New Roman"/>
          <w:color w:val="000000"/>
          <w:sz w:val="24"/>
          <w:szCs w:val="24"/>
        </w:rPr>
        <w:t xml:space="preserve"> </w:t>
      </w:r>
      <w:r w:rsidRPr="00AB7B0F">
        <w:rPr>
          <w:rFonts w:ascii="Times New Roman" w:hAnsi="Times New Roman" w:cs="Times New Roman"/>
          <w:color w:val="000000"/>
          <w:sz w:val="24"/>
          <w:szCs w:val="24"/>
        </w:rPr>
        <w:t>was used to perform a Principal Coordinate Analysis (</w:t>
      </w:r>
      <w:proofErr w:type="spellStart"/>
      <w:r w:rsidRPr="00AB7B0F">
        <w:rPr>
          <w:rFonts w:ascii="Times New Roman" w:hAnsi="Times New Roman" w:cs="Times New Roman"/>
          <w:color w:val="000000"/>
          <w:sz w:val="24"/>
          <w:szCs w:val="24"/>
        </w:rPr>
        <w:t>PCoA</w:t>
      </w:r>
      <w:proofErr w:type="spellEnd"/>
      <w:r w:rsidRPr="00AB7B0F">
        <w:rPr>
          <w:rFonts w:ascii="Times New Roman" w:hAnsi="Times New Roman" w:cs="Times New Roman"/>
          <w:color w:val="000000"/>
          <w:sz w:val="24"/>
          <w:szCs w:val="24"/>
        </w:rPr>
        <w:t xml:space="preserve">) with the Bray-Curtis dissimilarity on the log(1+x) transformed metagenomic data. A multivariate ANOVA with permutations (PERMANOVA) was then carried out on the </w:t>
      </w:r>
      <w:proofErr w:type="spellStart"/>
      <w:r w:rsidRPr="00AB7B0F">
        <w:rPr>
          <w:rFonts w:ascii="Times New Roman" w:hAnsi="Times New Roman" w:cs="Times New Roman"/>
          <w:color w:val="000000"/>
          <w:sz w:val="24"/>
          <w:szCs w:val="24"/>
        </w:rPr>
        <w:t>phyloseq</w:t>
      </w:r>
      <w:proofErr w:type="spellEnd"/>
      <w:r w:rsidRPr="00AB7B0F">
        <w:rPr>
          <w:rFonts w:ascii="Times New Roman" w:hAnsi="Times New Roman" w:cs="Times New Roman"/>
          <w:color w:val="000000"/>
          <w:sz w:val="24"/>
          <w:szCs w:val="24"/>
        </w:rPr>
        <w:t xml:space="preserve"> relative abundances to investigate whether the differences suggested by the </w:t>
      </w:r>
      <w:proofErr w:type="spellStart"/>
      <w:r w:rsidRPr="00AB7B0F">
        <w:rPr>
          <w:rFonts w:ascii="Times New Roman" w:hAnsi="Times New Roman" w:cs="Times New Roman"/>
          <w:color w:val="000000"/>
          <w:sz w:val="24"/>
          <w:szCs w:val="24"/>
        </w:rPr>
        <w:t>PCoA</w:t>
      </w:r>
      <w:proofErr w:type="spellEnd"/>
      <w:r w:rsidRPr="00AB7B0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were </w:t>
      </w:r>
      <w:r w:rsidRPr="00AB7B0F">
        <w:rPr>
          <w:rFonts w:ascii="Times New Roman" w:hAnsi="Times New Roman" w:cs="Times New Roman"/>
          <w:color w:val="000000"/>
          <w:sz w:val="24"/>
          <w:szCs w:val="24"/>
        </w:rPr>
        <w:t xml:space="preserve">significant. </w:t>
      </w:r>
      <w:r w:rsidRPr="00AB7B0F">
        <w:rPr>
          <w:rFonts w:ascii="Times New Roman" w:hAnsi="Times New Roman" w:cs="Times New Roman"/>
          <w:color w:val="FF0000"/>
          <w:sz w:val="24"/>
          <w:szCs w:val="24"/>
        </w:rPr>
        <w:t xml:space="preserve">Finally, a multivariate homogeneity check of the group dispersions was performed to determine whether </w:t>
      </w:r>
      <w:r w:rsidR="006D34C8">
        <w:rPr>
          <w:rFonts w:ascii="Times New Roman" w:hAnsi="Times New Roman" w:cs="Times New Roman"/>
          <w:color w:val="FF0000"/>
          <w:sz w:val="24"/>
          <w:szCs w:val="24"/>
        </w:rPr>
        <w:t>a significant difference in the</w:t>
      </w:r>
      <w:r w:rsidRPr="00AB7B0F">
        <w:rPr>
          <w:rFonts w:ascii="Times New Roman" w:hAnsi="Times New Roman" w:cs="Times New Roman"/>
          <w:color w:val="FF0000"/>
          <w:sz w:val="24"/>
          <w:szCs w:val="24"/>
        </w:rPr>
        <w:t xml:space="preserve"> variance </w:t>
      </w:r>
      <w:r>
        <w:rPr>
          <w:rFonts w:ascii="Times New Roman" w:hAnsi="Times New Roman" w:cs="Times New Roman"/>
          <w:color w:val="FF0000"/>
          <w:sz w:val="24"/>
          <w:szCs w:val="24"/>
        </w:rPr>
        <w:t>o</w:t>
      </w:r>
      <w:r w:rsidRPr="00AB7B0F">
        <w:rPr>
          <w:rFonts w:ascii="Times New Roman" w:hAnsi="Times New Roman" w:cs="Times New Roman"/>
          <w:color w:val="FF0000"/>
          <w:sz w:val="24"/>
          <w:szCs w:val="24"/>
        </w:rPr>
        <w:t xml:space="preserve">f the 2 groups could be an explanation for any separation seen in the </w:t>
      </w:r>
      <w:proofErr w:type="spellStart"/>
      <w:r w:rsidRPr="00AB7B0F">
        <w:rPr>
          <w:rFonts w:ascii="Times New Roman" w:hAnsi="Times New Roman" w:cs="Times New Roman"/>
          <w:color w:val="FF0000"/>
          <w:sz w:val="24"/>
          <w:szCs w:val="24"/>
        </w:rPr>
        <w:t>PCoA</w:t>
      </w:r>
      <w:proofErr w:type="spellEnd"/>
      <w:r w:rsidRPr="00AB7B0F">
        <w:rPr>
          <w:rFonts w:ascii="Times New Roman" w:hAnsi="Times New Roman" w:cs="Times New Roman"/>
          <w:color w:val="000000"/>
          <w:sz w:val="24"/>
          <w:szCs w:val="24"/>
        </w:rPr>
        <w:t xml:space="preserve">. These last 2 analyses were done using the </w:t>
      </w:r>
      <w:r w:rsidRPr="00C651CF">
        <w:rPr>
          <w:rFonts w:ascii="Times New Roman" w:hAnsi="Times New Roman" w:cs="Times New Roman"/>
          <w:i/>
          <w:iCs/>
          <w:color w:val="000000"/>
          <w:sz w:val="24"/>
          <w:szCs w:val="24"/>
        </w:rPr>
        <w:t>vegan</w:t>
      </w:r>
      <w:r w:rsidRPr="00AB7B0F">
        <w:rPr>
          <w:rFonts w:ascii="Times New Roman" w:hAnsi="Times New Roman" w:cs="Times New Roman"/>
          <w:color w:val="000000"/>
          <w:sz w:val="24"/>
          <w:szCs w:val="24"/>
        </w:rPr>
        <w:t xml:space="preserve"> </w:t>
      </w:r>
      <w:r w:rsidR="006A36D7">
        <w:rPr>
          <w:rFonts w:ascii="Times New Roman" w:hAnsi="Times New Roman" w:cs="Times New Roman"/>
          <w:color w:val="000000"/>
          <w:sz w:val="24"/>
          <w:szCs w:val="24"/>
        </w:rPr>
        <w:t xml:space="preserve">R </w:t>
      </w:r>
      <w:r w:rsidRPr="00001DCC">
        <w:rPr>
          <w:rFonts w:ascii="Times New Roman" w:hAnsi="Times New Roman" w:cs="Times New Roman"/>
          <w:sz w:val="24"/>
          <w:szCs w:val="24"/>
        </w:rPr>
        <w:t xml:space="preserve">package </w:t>
      </w:r>
      <w:r w:rsidR="00B37D9F">
        <w:rPr>
          <w:rFonts w:ascii="Times New Roman" w:hAnsi="Times New Roman" w:cs="Times New Roman"/>
          <w:sz w:val="24"/>
          <w:szCs w:val="24"/>
        </w:rPr>
        <w:fldChar w:fldCharType="begin"/>
      </w:r>
      <w:r w:rsidR="00B37D9F">
        <w:rPr>
          <w:rFonts w:ascii="Times New Roman" w:hAnsi="Times New Roman" w:cs="Times New Roman"/>
          <w:sz w:val="24"/>
          <w:szCs w:val="24"/>
        </w:rPr>
        <w:instrText xml:space="preserve"> ADDIN EN.CITE &lt;EndNote&gt;&lt;Cite&gt;&lt;Author&gt;Oksanen&lt;/Author&gt;&lt;Year&gt;2019&lt;/Year&gt;&lt;RecNum&gt;26&lt;/RecNum&gt;&lt;DisplayText&gt;(26)&lt;/DisplayText&gt;&lt;record&gt;&lt;rec-number&gt;26&lt;/rec-number&gt;&lt;foreign-keys&gt;&lt;key app="EN" db-id="5vrfsrrsq25exredw29vf0ejdxsprwatv9fp" timestamp="1593183693"&gt;26&lt;/key&gt;&lt;/foreign-keys&gt;&lt;ref-type name="Computer Program"&gt;9&lt;/ref-type&gt;&lt;contributors&gt;&lt;authors&gt;&lt;author&gt;Jari Oksanen&lt;/author&gt;&lt;author&gt;F. Guillaume Blanchet&lt;/author&gt;&lt;author&gt;Michael Friendly&lt;/author&gt;&lt;author&gt;Roeland Kindt&lt;/author&gt;&lt;author&gt;Pierre Legendre&lt;/author&gt;&lt;author&gt;Dan McGlinn&lt;/author&gt;&lt;author&gt;Peter R. Minchin&lt;/author&gt;&lt;author&gt;R. B. O&amp;apos;Hara&lt;/author&gt;&lt;author&gt;Gavin L. Simpson&lt;/author&gt;&lt;author&gt;Peter Solymos&lt;/author&gt;&lt;author&gt;M. Henry H. Stevens&lt;/author&gt;&lt;author&gt;Eduard Szoecs&lt;/author&gt;&lt;author&gt;Helene Wagner&lt;/author&gt;&lt;/authors&gt;&lt;/contributors&gt;&lt;titles&gt;&lt;title&gt;vegan: Community Ecology Package&lt;/title&gt;&lt;/titles&gt;&lt;edition&gt;version 2.5-6&lt;/edition&gt;&lt;dates&gt;&lt;year&gt;2019&lt;/year&gt;&lt;/dates&gt;&lt;work-type&gt;R package&lt;/work-type&gt;&lt;urls&gt;&lt;related-urls&gt;&lt;url&gt;https://CRAN.R-project.org/package=vegan&lt;/url&gt;&lt;/related-urls&gt;&lt;/urls&gt;&lt;/record&gt;&lt;/Cite&gt;&lt;/EndNote&gt;</w:instrText>
      </w:r>
      <w:r w:rsidR="00B37D9F">
        <w:rPr>
          <w:rFonts w:ascii="Times New Roman" w:hAnsi="Times New Roman" w:cs="Times New Roman"/>
          <w:sz w:val="24"/>
          <w:szCs w:val="24"/>
        </w:rPr>
        <w:fldChar w:fldCharType="separate"/>
      </w:r>
      <w:r w:rsidR="00B37D9F">
        <w:rPr>
          <w:rFonts w:ascii="Times New Roman" w:hAnsi="Times New Roman" w:cs="Times New Roman"/>
          <w:noProof/>
          <w:sz w:val="24"/>
          <w:szCs w:val="24"/>
        </w:rPr>
        <w:t>(26)</w:t>
      </w:r>
      <w:r w:rsidR="00B37D9F">
        <w:rPr>
          <w:rFonts w:ascii="Times New Roman" w:hAnsi="Times New Roman" w:cs="Times New Roman"/>
          <w:sz w:val="24"/>
          <w:szCs w:val="24"/>
        </w:rPr>
        <w:fldChar w:fldCharType="end"/>
      </w:r>
      <w:r w:rsidRPr="00001DCC">
        <w:rPr>
          <w:rFonts w:ascii="Times New Roman" w:hAnsi="Times New Roman" w:cs="Times New Roman"/>
          <w:sz w:val="24"/>
          <w:szCs w:val="24"/>
        </w:rPr>
        <w:t>. </w:t>
      </w:r>
    </w:p>
    <w:p w14:paraId="5E48F14F" w14:textId="149AC236" w:rsidR="00D22B0D" w:rsidRDefault="00182160" w:rsidP="007D781C">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From this, an investigation into the phylum abundances per sample in each group was executed using </w:t>
      </w:r>
      <w:proofErr w:type="spellStart"/>
      <w:r w:rsidRPr="00AB7B0F">
        <w:rPr>
          <w:rFonts w:ascii="Times New Roman" w:eastAsia="Times New Roman" w:hAnsi="Times New Roman" w:cs="Times New Roman"/>
          <w:color w:val="000000"/>
          <w:sz w:val="24"/>
          <w:szCs w:val="24"/>
          <w:lang w:eastAsia="en-GB"/>
        </w:rPr>
        <w:t>barplots</w:t>
      </w:r>
      <w:proofErr w:type="spellEnd"/>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FF0000"/>
          <w:sz w:val="24"/>
          <w:szCs w:val="24"/>
          <w:lang w:eastAsia="en-GB"/>
        </w:rPr>
        <w:t xml:space="preserve">and allowed for elaboration of the variance in </w:t>
      </w:r>
      <w:r>
        <w:rPr>
          <w:rFonts w:ascii="Times New Roman" w:eastAsia="Times New Roman" w:hAnsi="Times New Roman" w:cs="Times New Roman"/>
          <w:color w:val="FF0000"/>
          <w:sz w:val="24"/>
          <w:szCs w:val="24"/>
          <w:lang w:eastAsia="en-GB"/>
        </w:rPr>
        <w:t xml:space="preserve">phylum abundance of </w:t>
      </w:r>
      <w:r w:rsidRPr="00AB7B0F">
        <w:rPr>
          <w:rFonts w:ascii="Times New Roman" w:eastAsia="Times New Roman" w:hAnsi="Times New Roman" w:cs="Times New Roman"/>
          <w:color w:val="FF0000"/>
          <w:sz w:val="24"/>
          <w:szCs w:val="24"/>
          <w:lang w:eastAsia="en-GB"/>
        </w:rPr>
        <w:t>the 2 groups</w:t>
      </w:r>
      <w:r w:rsidRPr="00AB7B0F">
        <w:rPr>
          <w:rFonts w:ascii="Times New Roman" w:eastAsia="Times New Roman" w:hAnsi="Times New Roman" w:cs="Times New Roman"/>
          <w:color w:val="000000"/>
          <w:sz w:val="24"/>
          <w:szCs w:val="24"/>
          <w:lang w:eastAsia="en-GB"/>
        </w:rPr>
        <w:t xml:space="preserve">. Finally, in order to examine which taxa were more and less abundant in each group, box plots for each phylum illustrating the mean abundances </w:t>
      </w:r>
      <w:r>
        <w:rPr>
          <w:rFonts w:ascii="Times New Roman" w:eastAsia="Times New Roman" w:hAnsi="Times New Roman" w:cs="Times New Roman"/>
          <w:color w:val="000000"/>
          <w:sz w:val="24"/>
          <w:szCs w:val="24"/>
          <w:lang w:eastAsia="en-GB"/>
        </w:rPr>
        <w:t xml:space="preserve">of </w:t>
      </w:r>
      <w:r w:rsidRPr="00AB7B0F">
        <w:rPr>
          <w:rFonts w:ascii="Times New Roman" w:eastAsia="Times New Roman" w:hAnsi="Times New Roman" w:cs="Times New Roman"/>
          <w:color w:val="000000"/>
          <w:sz w:val="24"/>
          <w:szCs w:val="24"/>
          <w:lang w:eastAsia="en-GB"/>
        </w:rPr>
        <w:t>each group were created.</w:t>
      </w:r>
      <w:r>
        <w:rPr>
          <w:rFonts w:ascii="Times New Roman" w:eastAsia="Times New Roman" w:hAnsi="Times New Roman" w:cs="Times New Roman"/>
          <w:color w:val="000000"/>
          <w:sz w:val="24"/>
          <w:szCs w:val="24"/>
          <w:lang w:eastAsia="en-GB"/>
        </w:rPr>
        <w:t xml:space="preserve"> All differences in mean abundance were </w:t>
      </w:r>
      <w:r w:rsidRPr="00AB7B0F">
        <w:rPr>
          <w:rFonts w:ascii="Times New Roman" w:eastAsia="Times New Roman" w:hAnsi="Times New Roman" w:cs="Times New Roman"/>
          <w:color w:val="000000"/>
          <w:sz w:val="24"/>
          <w:szCs w:val="24"/>
          <w:lang w:eastAsia="en-GB"/>
        </w:rPr>
        <w:t>investigated using Wilcoxon test</w:t>
      </w:r>
      <w:r>
        <w:rPr>
          <w:rFonts w:ascii="Times New Roman" w:eastAsia="Times New Roman" w:hAnsi="Times New Roman" w:cs="Times New Roman"/>
          <w:color w:val="000000"/>
          <w:sz w:val="24"/>
          <w:szCs w:val="24"/>
          <w:lang w:eastAsia="en-GB"/>
        </w:rPr>
        <w:t>s</w:t>
      </w:r>
      <w:r w:rsidRPr="00AB7B0F">
        <w:rPr>
          <w:rFonts w:ascii="Times New Roman" w:eastAsia="Times New Roman" w:hAnsi="Times New Roman" w:cs="Times New Roman"/>
          <w:color w:val="000000"/>
          <w:sz w:val="24"/>
          <w:szCs w:val="24"/>
          <w:lang w:eastAsia="en-GB"/>
        </w:rPr>
        <w:t>. Moreover, the top taxa separating the 2 groups were able to be identified using the results of the previously run PERMANOVA. </w:t>
      </w:r>
    </w:p>
    <w:p w14:paraId="101946D2" w14:textId="77777777" w:rsidR="007D781C" w:rsidRPr="007D781C" w:rsidRDefault="007D781C" w:rsidP="007D781C">
      <w:pPr>
        <w:spacing w:after="0" w:line="360" w:lineRule="auto"/>
        <w:jc w:val="both"/>
        <w:rPr>
          <w:rFonts w:ascii="Times New Roman" w:eastAsia="Times New Roman" w:hAnsi="Times New Roman" w:cs="Times New Roman"/>
          <w:sz w:val="24"/>
          <w:szCs w:val="24"/>
          <w:lang w:eastAsia="en-GB"/>
        </w:rPr>
      </w:pPr>
    </w:p>
    <w:p w14:paraId="5AF41ECE" w14:textId="77A56433" w:rsidR="00A86316" w:rsidRPr="008C5553" w:rsidRDefault="00A86316" w:rsidP="00A86316">
      <w:pPr>
        <w:pStyle w:val="Heading3"/>
        <w:spacing w:line="360" w:lineRule="auto"/>
        <w:jc w:val="both"/>
        <w:rPr>
          <w:rFonts w:ascii="Times New Roman" w:eastAsia="Times New Roman" w:hAnsi="Times New Roman" w:cs="Times New Roman"/>
          <w:i/>
          <w:iCs/>
          <w:color w:val="auto"/>
          <w:u w:val="single"/>
          <w:lang w:eastAsia="en-GB"/>
        </w:rPr>
      </w:pPr>
      <w:bookmarkStart w:id="23" w:name="_Toc44088855"/>
      <w:r>
        <w:rPr>
          <w:rFonts w:ascii="Times New Roman" w:eastAsia="Times New Roman" w:hAnsi="Times New Roman" w:cs="Times New Roman"/>
          <w:i/>
          <w:iCs/>
          <w:color w:val="auto"/>
          <w:u w:val="single"/>
          <w:lang w:eastAsia="en-GB"/>
        </w:rPr>
        <w:t>Metabolomic data</w:t>
      </w:r>
      <w:bookmarkEnd w:id="23"/>
    </w:p>
    <w:p w14:paraId="55109CFB" w14:textId="55FB47FB" w:rsidR="00672A52" w:rsidRPr="00AB7B0F" w:rsidRDefault="00672A52" w:rsidP="00672A52">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Data pre-processing of the metabolomic data </w:t>
      </w:r>
    </w:p>
    <w:p w14:paraId="4F47829D" w14:textId="67B1D9C1" w:rsidR="0048612D" w:rsidRPr="00903E64" w:rsidRDefault="000D2F23" w:rsidP="00E9493D">
      <w:pPr>
        <w:spacing w:after="0" w:line="360" w:lineRule="auto"/>
        <w:jc w:val="both"/>
        <w:rPr>
          <w:rFonts w:ascii="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For s</w:t>
      </w:r>
      <w:r w:rsidR="00770FFB">
        <w:rPr>
          <w:rFonts w:ascii="Times New Roman" w:eastAsia="Times New Roman" w:hAnsi="Times New Roman" w:cs="Times New Roman"/>
          <w:color w:val="000000"/>
          <w:sz w:val="24"/>
          <w:szCs w:val="24"/>
          <w:lang w:eastAsia="en-GB"/>
        </w:rPr>
        <w:t>ome of the measured metabolites</w:t>
      </w:r>
      <w:r>
        <w:rPr>
          <w:rFonts w:ascii="Times New Roman" w:eastAsia="Times New Roman" w:hAnsi="Times New Roman" w:cs="Times New Roman"/>
          <w:color w:val="000000"/>
          <w:sz w:val="24"/>
          <w:szCs w:val="24"/>
          <w:lang w:eastAsia="en-GB"/>
        </w:rPr>
        <w:t xml:space="preserve"> no identifier was given, </w:t>
      </w:r>
      <w:r w:rsidR="00C91D09">
        <w:rPr>
          <w:rFonts w:ascii="Times New Roman" w:eastAsia="Times New Roman" w:hAnsi="Times New Roman" w:cs="Times New Roman"/>
          <w:color w:val="000000"/>
          <w:sz w:val="24"/>
          <w:szCs w:val="24"/>
          <w:lang w:eastAsia="en-GB"/>
        </w:rPr>
        <w:t xml:space="preserve">however, a majority were annotated with </w:t>
      </w:r>
      <w:r w:rsidR="007C0DD7">
        <w:rPr>
          <w:rFonts w:ascii="Times New Roman" w:eastAsia="Times New Roman" w:hAnsi="Times New Roman" w:cs="Times New Roman"/>
          <w:color w:val="000000"/>
          <w:sz w:val="24"/>
          <w:szCs w:val="24"/>
          <w:lang w:eastAsia="en-GB"/>
        </w:rPr>
        <w:t xml:space="preserve">HMDB </w:t>
      </w:r>
      <w:r w:rsidR="00463C02">
        <w:rPr>
          <w:rFonts w:ascii="Times New Roman" w:eastAsia="Times New Roman" w:hAnsi="Times New Roman" w:cs="Times New Roman"/>
          <w:color w:val="000000"/>
          <w:sz w:val="24"/>
          <w:szCs w:val="24"/>
          <w:lang w:eastAsia="en-GB"/>
        </w:rPr>
        <w:t>(</w:t>
      </w:r>
      <w:r w:rsidR="002D3A2F" w:rsidRPr="00E9493D">
        <w:rPr>
          <w:rFonts w:ascii="Times New Roman" w:eastAsia="Times New Roman" w:hAnsi="Times New Roman" w:cs="Times New Roman"/>
          <w:color w:val="000000"/>
          <w:sz w:val="24"/>
          <w:szCs w:val="24"/>
          <w:lang w:eastAsia="en-GB"/>
        </w:rPr>
        <w:t>H</w:t>
      </w:r>
      <w:r w:rsidR="00463C02" w:rsidRPr="00E9493D">
        <w:rPr>
          <w:rFonts w:ascii="Times New Roman" w:eastAsia="Times New Roman" w:hAnsi="Times New Roman" w:cs="Times New Roman"/>
          <w:color w:val="000000"/>
          <w:sz w:val="24"/>
          <w:szCs w:val="24"/>
          <w:lang w:eastAsia="en-GB"/>
        </w:rPr>
        <w:t xml:space="preserve">uman </w:t>
      </w:r>
      <w:r w:rsidR="002D3A2F" w:rsidRPr="00E9493D">
        <w:rPr>
          <w:rFonts w:ascii="Times New Roman" w:eastAsia="Times New Roman" w:hAnsi="Times New Roman" w:cs="Times New Roman"/>
          <w:color w:val="000000"/>
          <w:sz w:val="24"/>
          <w:szCs w:val="24"/>
          <w:lang w:eastAsia="en-GB"/>
        </w:rPr>
        <w:t>Me</w:t>
      </w:r>
      <w:r w:rsidR="00463C02" w:rsidRPr="00E9493D">
        <w:rPr>
          <w:rFonts w:ascii="Times New Roman" w:eastAsia="Times New Roman" w:hAnsi="Times New Roman" w:cs="Times New Roman"/>
          <w:color w:val="000000"/>
          <w:sz w:val="24"/>
          <w:szCs w:val="24"/>
          <w:lang w:eastAsia="en-GB"/>
        </w:rPr>
        <w:t xml:space="preserve">tabolite </w:t>
      </w:r>
      <w:r w:rsidR="002D3A2F" w:rsidRPr="00E9493D">
        <w:rPr>
          <w:rFonts w:ascii="Times New Roman" w:eastAsia="Times New Roman" w:hAnsi="Times New Roman" w:cs="Times New Roman"/>
          <w:color w:val="000000"/>
          <w:sz w:val="24"/>
          <w:szCs w:val="24"/>
          <w:lang w:eastAsia="en-GB"/>
        </w:rPr>
        <w:t>D</w:t>
      </w:r>
      <w:r w:rsidR="00463C02" w:rsidRPr="00E9493D">
        <w:rPr>
          <w:rFonts w:ascii="Times New Roman" w:eastAsia="Times New Roman" w:hAnsi="Times New Roman" w:cs="Times New Roman"/>
          <w:color w:val="000000"/>
          <w:sz w:val="24"/>
          <w:szCs w:val="24"/>
          <w:lang w:eastAsia="en-GB"/>
        </w:rPr>
        <w:t xml:space="preserve">atabase) </w:t>
      </w:r>
      <w:r w:rsidR="00DA3398" w:rsidRPr="00E9493D">
        <w:rPr>
          <w:rFonts w:ascii="Times New Roman" w:eastAsia="Times New Roman" w:hAnsi="Times New Roman" w:cs="Times New Roman"/>
          <w:color w:val="000000"/>
          <w:sz w:val="24"/>
          <w:szCs w:val="24"/>
          <w:lang w:eastAsia="en-GB"/>
        </w:rPr>
        <w:t>identifier</w:t>
      </w:r>
      <w:r w:rsidR="00C91D09" w:rsidRPr="00E9493D">
        <w:rPr>
          <w:rFonts w:ascii="Times New Roman" w:eastAsia="Times New Roman" w:hAnsi="Times New Roman" w:cs="Times New Roman"/>
          <w:color w:val="000000"/>
          <w:sz w:val="24"/>
          <w:szCs w:val="24"/>
          <w:lang w:eastAsia="en-GB"/>
        </w:rPr>
        <w:t>s</w:t>
      </w:r>
      <w:r w:rsidR="00DA3398" w:rsidRPr="00E9493D">
        <w:rPr>
          <w:rFonts w:ascii="Times New Roman" w:eastAsia="Times New Roman" w:hAnsi="Times New Roman" w:cs="Times New Roman"/>
          <w:color w:val="000000"/>
          <w:sz w:val="24"/>
          <w:szCs w:val="24"/>
          <w:lang w:eastAsia="en-GB"/>
        </w:rPr>
        <w:t xml:space="preserve"> </w:t>
      </w:r>
      <w:r w:rsidR="00CC3101">
        <w:rPr>
          <w:rFonts w:ascii="Times New Roman" w:eastAsia="Times New Roman" w:hAnsi="Times New Roman" w:cs="Times New Roman"/>
          <w:color w:val="000000"/>
          <w:sz w:val="24"/>
          <w:szCs w:val="24"/>
          <w:lang w:eastAsia="en-GB"/>
        </w:rPr>
        <w:fldChar w:fldCharType="begin"/>
      </w:r>
      <w:r w:rsidR="00CC3101">
        <w:rPr>
          <w:rFonts w:ascii="Times New Roman" w:eastAsia="Times New Roman" w:hAnsi="Times New Roman" w:cs="Times New Roman"/>
          <w:color w:val="000000"/>
          <w:sz w:val="24"/>
          <w:szCs w:val="24"/>
          <w:lang w:eastAsia="en-GB"/>
        </w:rPr>
        <w:instrText xml:space="preserve"> ADDIN EN.CITE &lt;EndNote&gt;&lt;Cite&gt;&lt;Author&gt;Wishart&lt;/Author&gt;&lt;Year&gt;2018&lt;/Year&gt;&lt;RecNum&gt;27&lt;/RecNum&gt;&lt;DisplayText&gt;(27)&lt;/DisplayText&gt;&lt;record&gt;&lt;rec-number&gt;27&lt;/rec-number&gt;&lt;foreign-keys&gt;&lt;key app="EN" db-id="5vrfsrrsq25exredw29vf0ejdxsprwatv9fp" timestamp="1593183776"&gt;27&lt;/key&gt;&lt;/foreign-keys&gt;&lt;ref-type name="Journal Article"&gt;17&lt;/ref-type&gt;&lt;contributors&gt;&lt;authors&gt;&lt;author&gt;Wishart, David S&lt;/author&gt;&lt;author&gt;Feunang, Yannick Djoumbou&lt;/author&gt;&lt;author&gt;Marcu, Ana&lt;/author&gt;&lt;author&gt;Guo, An Chi&lt;/author&gt;&lt;author&gt;Liang, Kevin&lt;/author&gt;&lt;author&gt;Vázquez-Fresno, Rosa&lt;/author&gt;&lt;author&gt;Sajed, Tanvir&lt;/author&gt;&lt;author&gt;Johnson, Daniel&lt;/author&gt;&lt;author&gt;Li, Carin&lt;/author&gt;&lt;author&gt;Karu, Naama&lt;/author&gt;&lt;/authors&gt;&lt;/contributors&gt;&lt;titles&gt;&lt;title&gt;HMDB 4.0: the human metabolome database for 2018&lt;/title&gt;&lt;secondary-title&gt;Nucleic acids research&lt;/secondary-title&gt;&lt;/titles&gt;&lt;periodical&gt;&lt;full-title&gt;Nucleic acids research&lt;/full-title&gt;&lt;/periodical&gt;&lt;pages&gt;D608-D617&lt;/pages&gt;&lt;volume&gt;46&lt;/volume&gt;&lt;number&gt;D1&lt;/number&gt;&lt;dates&gt;&lt;year&gt;2018&lt;/year&gt;&lt;/dates&gt;&lt;isbn&gt;0305-1048&lt;/isbn&gt;&lt;urls&gt;&lt;/urls&gt;&lt;/record&gt;&lt;/Cite&gt;&lt;/EndNote&gt;</w:instrText>
      </w:r>
      <w:r w:rsidR="00CC3101">
        <w:rPr>
          <w:rFonts w:ascii="Times New Roman" w:eastAsia="Times New Roman" w:hAnsi="Times New Roman" w:cs="Times New Roman"/>
          <w:color w:val="000000"/>
          <w:sz w:val="24"/>
          <w:szCs w:val="24"/>
          <w:lang w:eastAsia="en-GB"/>
        </w:rPr>
        <w:fldChar w:fldCharType="separate"/>
      </w:r>
      <w:r w:rsidR="00CC3101">
        <w:rPr>
          <w:rFonts w:ascii="Times New Roman" w:eastAsia="Times New Roman" w:hAnsi="Times New Roman" w:cs="Times New Roman"/>
          <w:noProof/>
          <w:color w:val="000000"/>
          <w:sz w:val="24"/>
          <w:szCs w:val="24"/>
          <w:lang w:eastAsia="en-GB"/>
        </w:rPr>
        <w:t>(27)</w:t>
      </w:r>
      <w:r w:rsidR="00CC3101">
        <w:rPr>
          <w:rFonts w:ascii="Times New Roman" w:eastAsia="Times New Roman" w:hAnsi="Times New Roman" w:cs="Times New Roman"/>
          <w:color w:val="000000"/>
          <w:sz w:val="24"/>
          <w:szCs w:val="24"/>
          <w:lang w:eastAsia="en-GB"/>
        </w:rPr>
        <w:fldChar w:fldCharType="end"/>
      </w:r>
      <w:r w:rsidR="00CC3101">
        <w:rPr>
          <w:rFonts w:ascii="Times New Roman" w:eastAsia="Times New Roman" w:hAnsi="Times New Roman" w:cs="Times New Roman"/>
          <w:color w:val="000000"/>
          <w:sz w:val="24"/>
          <w:szCs w:val="24"/>
          <w:lang w:eastAsia="en-GB"/>
        </w:rPr>
        <w:t xml:space="preserve">. </w:t>
      </w:r>
      <w:r w:rsidR="006C100F" w:rsidRPr="00E9493D">
        <w:rPr>
          <w:rFonts w:ascii="Times New Roman" w:eastAsia="Times New Roman" w:hAnsi="Times New Roman" w:cs="Times New Roman"/>
          <w:color w:val="000000"/>
          <w:sz w:val="24"/>
          <w:szCs w:val="24"/>
          <w:lang w:eastAsia="en-GB"/>
        </w:rPr>
        <w:t>Since a well-recognized annotation system was needed for follow-up analysis,</w:t>
      </w:r>
      <w:r w:rsidR="00C91D09" w:rsidRPr="00E9493D">
        <w:rPr>
          <w:rFonts w:ascii="Times New Roman" w:eastAsia="Times New Roman" w:hAnsi="Times New Roman" w:cs="Times New Roman"/>
          <w:color w:val="000000"/>
          <w:sz w:val="24"/>
          <w:szCs w:val="24"/>
          <w:lang w:eastAsia="en-GB"/>
        </w:rPr>
        <w:t xml:space="preserve"> the metabolomic data was filtered to only include metabolites </w:t>
      </w:r>
      <w:r w:rsidR="002F42E4" w:rsidRPr="00E9493D">
        <w:rPr>
          <w:rFonts w:ascii="Times New Roman" w:eastAsia="Times New Roman" w:hAnsi="Times New Roman" w:cs="Times New Roman"/>
          <w:color w:val="000000"/>
          <w:sz w:val="24"/>
          <w:szCs w:val="24"/>
          <w:lang w:eastAsia="en-GB"/>
        </w:rPr>
        <w:t>for which an HMDB identifier was given</w:t>
      </w:r>
      <w:r w:rsidR="00A62D07" w:rsidRPr="00E9493D">
        <w:rPr>
          <w:rFonts w:ascii="Times New Roman" w:hAnsi="Times New Roman" w:cs="Times New Roman"/>
          <w:sz w:val="24"/>
          <w:szCs w:val="24"/>
        </w:rPr>
        <w:t xml:space="preserve">. </w:t>
      </w:r>
      <w:r w:rsidR="0032116B" w:rsidRPr="00E9493D">
        <w:rPr>
          <w:rFonts w:ascii="Times New Roman" w:hAnsi="Times New Roman" w:cs="Times New Roman"/>
          <w:sz w:val="24"/>
          <w:szCs w:val="24"/>
        </w:rPr>
        <w:t xml:space="preserve">One abundance value </w:t>
      </w:r>
      <w:r w:rsidR="00BB0E9E" w:rsidRPr="00E9493D">
        <w:rPr>
          <w:rFonts w:ascii="Times New Roman" w:hAnsi="Times New Roman" w:cs="Times New Roman"/>
          <w:sz w:val="24"/>
          <w:szCs w:val="24"/>
        </w:rPr>
        <w:t>for each metabolite-subject combination</w:t>
      </w:r>
      <w:r w:rsidR="001D4194" w:rsidRPr="00E9493D">
        <w:rPr>
          <w:rFonts w:ascii="Times New Roman" w:hAnsi="Times New Roman" w:cs="Times New Roman"/>
          <w:sz w:val="24"/>
          <w:szCs w:val="24"/>
        </w:rPr>
        <w:t xml:space="preserve"> was then determined </w:t>
      </w:r>
      <w:r w:rsidR="00E9493D" w:rsidRPr="00E9493D">
        <w:rPr>
          <w:rFonts w:ascii="Times New Roman" w:hAnsi="Times New Roman" w:cs="Times New Roman"/>
          <w:sz w:val="24"/>
          <w:szCs w:val="24"/>
        </w:rPr>
        <w:t>by averaging together the corresponding samples per metabolite</w:t>
      </w:r>
      <w:r w:rsidR="00E9493D" w:rsidRPr="00E9493D">
        <w:rPr>
          <w:rFonts w:ascii="Times New Roman" w:hAnsi="Times New Roman" w:cs="Times New Roman"/>
          <w:sz w:val="24"/>
          <w:szCs w:val="24"/>
          <w:lang w:eastAsia="en-GB"/>
        </w:rPr>
        <w:t xml:space="preserve">. </w:t>
      </w:r>
      <w:r w:rsidR="00CC3C7F" w:rsidRPr="00E9493D">
        <w:rPr>
          <w:rFonts w:ascii="Times New Roman" w:eastAsia="Times New Roman" w:hAnsi="Times New Roman" w:cs="Times New Roman"/>
          <w:color w:val="000000"/>
          <w:sz w:val="24"/>
          <w:szCs w:val="24"/>
          <w:lang w:eastAsia="en-GB"/>
        </w:rPr>
        <w:t>This allowed for the metabolomic data to be used along</w:t>
      </w:r>
      <w:r w:rsidR="00CC3C7F">
        <w:rPr>
          <w:rFonts w:ascii="Times New Roman" w:eastAsia="Times New Roman" w:hAnsi="Times New Roman" w:cs="Times New Roman"/>
          <w:color w:val="000000"/>
          <w:sz w:val="24"/>
          <w:szCs w:val="24"/>
          <w:lang w:eastAsia="en-GB"/>
        </w:rPr>
        <w:t xml:space="preserve"> with the subject data to identify </w:t>
      </w:r>
      <w:r w:rsidR="00865396" w:rsidRPr="00AB7B0F">
        <w:rPr>
          <w:rFonts w:ascii="Times New Roman" w:eastAsia="Times New Roman" w:hAnsi="Times New Roman" w:cs="Times New Roman"/>
          <w:color w:val="000000"/>
          <w:sz w:val="24"/>
          <w:szCs w:val="24"/>
          <w:lang w:eastAsia="en-GB"/>
        </w:rPr>
        <w:t>metabolite</w:t>
      </w:r>
      <w:r w:rsidR="00865396">
        <w:rPr>
          <w:rFonts w:ascii="Times New Roman" w:eastAsia="Times New Roman" w:hAnsi="Times New Roman" w:cs="Times New Roman"/>
          <w:color w:val="000000"/>
          <w:sz w:val="24"/>
          <w:szCs w:val="24"/>
          <w:lang w:eastAsia="en-GB"/>
        </w:rPr>
        <w:t>s</w:t>
      </w:r>
      <w:r w:rsidR="00865396" w:rsidRPr="00AB7B0F">
        <w:rPr>
          <w:rFonts w:ascii="Times New Roman" w:eastAsia="Times New Roman" w:hAnsi="Times New Roman" w:cs="Times New Roman"/>
          <w:color w:val="000000"/>
          <w:sz w:val="24"/>
          <w:szCs w:val="24"/>
          <w:lang w:eastAsia="en-GB"/>
        </w:rPr>
        <w:t xml:space="preserve"> </w:t>
      </w:r>
      <w:r w:rsidR="00865396">
        <w:rPr>
          <w:rFonts w:ascii="Times New Roman" w:eastAsia="Times New Roman" w:hAnsi="Times New Roman" w:cs="Times New Roman"/>
          <w:color w:val="000000"/>
          <w:sz w:val="24"/>
          <w:szCs w:val="24"/>
          <w:lang w:eastAsia="en-GB"/>
        </w:rPr>
        <w:t xml:space="preserve">whose </w:t>
      </w:r>
      <w:r w:rsidR="00865396" w:rsidRPr="00AB7B0F">
        <w:rPr>
          <w:rFonts w:ascii="Times New Roman" w:eastAsia="Times New Roman" w:hAnsi="Times New Roman" w:cs="Times New Roman"/>
          <w:color w:val="000000"/>
          <w:sz w:val="24"/>
          <w:szCs w:val="24"/>
          <w:lang w:eastAsia="en-GB"/>
        </w:rPr>
        <w:t xml:space="preserve">abundances were significantly different between the IR and IS </w:t>
      </w:r>
      <w:r w:rsidR="00303776">
        <w:rPr>
          <w:rFonts w:ascii="Times New Roman" w:eastAsia="Times New Roman" w:hAnsi="Times New Roman" w:cs="Times New Roman"/>
          <w:color w:val="000000"/>
          <w:sz w:val="24"/>
          <w:szCs w:val="24"/>
          <w:lang w:eastAsia="en-GB"/>
        </w:rPr>
        <w:t>condition via application of a</w:t>
      </w:r>
      <w:r w:rsidR="00CC3C7F">
        <w:rPr>
          <w:rFonts w:ascii="Times New Roman" w:eastAsia="Times New Roman" w:hAnsi="Times New Roman" w:cs="Times New Roman"/>
          <w:color w:val="000000"/>
          <w:sz w:val="24"/>
          <w:szCs w:val="24"/>
          <w:lang w:eastAsia="en-GB"/>
        </w:rPr>
        <w:t xml:space="preserve"> differential analysis (DA). </w:t>
      </w:r>
      <w:r w:rsidR="007645DD">
        <w:rPr>
          <w:rFonts w:ascii="Times New Roman" w:hAnsi="Times New Roman" w:cs="Times New Roman"/>
          <w:sz w:val="24"/>
          <w:szCs w:val="24"/>
        </w:rPr>
        <w:t>However, before the DA could be run,</w:t>
      </w:r>
      <w:r w:rsidR="0048612D">
        <w:rPr>
          <w:rFonts w:ascii="Times New Roman" w:hAnsi="Times New Roman" w:cs="Times New Roman"/>
          <w:sz w:val="24"/>
          <w:szCs w:val="24"/>
        </w:rPr>
        <w:t xml:space="preserve"> these averages </w:t>
      </w:r>
      <w:r w:rsidR="007645DD">
        <w:rPr>
          <w:rFonts w:ascii="Times New Roman" w:hAnsi="Times New Roman" w:cs="Times New Roman"/>
          <w:sz w:val="24"/>
          <w:szCs w:val="24"/>
        </w:rPr>
        <w:t>needed to be</w:t>
      </w:r>
      <w:r w:rsidR="0048612D">
        <w:rPr>
          <w:rFonts w:ascii="Times New Roman" w:hAnsi="Times New Roman" w:cs="Times New Roman"/>
          <w:sz w:val="24"/>
          <w:szCs w:val="24"/>
        </w:rPr>
        <w:t xml:space="preserve"> normalized</w:t>
      </w:r>
      <w:r w:rsidR="007645DD">
        <w:rPr>
          <w:rFonts w:ascii="Times New Roman" w:hAnsi="Times New Roman" w:cs="Times New Roman"/>
          <w:sz w:val="24"/>
          <w:szCs w:val="24"/>
        </w:rPr>
        <w:t xml:space="preserve">. This was done by </w:t>
      </w:r>
      <w:r w:rsidR="0048612D">
        <w:rPr>
          <w:rFonts w:ascii="Times New Roman" w:hAnsi="Times New Roman" w:cs="Times New Roman"/>
          <w:sz w:val="24"/>
          <w:szCs w:val="24"/>
        </w:rPr>
        <w:t xml:space="preserve">variance stabilization using the </w:t>
      </w:r>
      <w:r w:rsidR="0048612D" w:rsidRPr="00A33ED3">
        <w:rPr>
          <w:rFonts w:ascii="Times New Roman" w:hAnsi="Times New Roman" w:cs="Times New Roman"/>
          <w:i/>
          <w:iCs/>
          <w:sz w:val="24"/>
          <w:szCs w:val="24"/>
        </w:rPr>
        <w:t>MetaboDiff</w:t>
      </w:r>
      <w:r w:rsidR="0048612D">
        <w:rPr>
          <w:rFonts w:ascii="Times New Roman" w:hAnsi="Times New Roman" w:cs="Times New Roman"/>
          <w:sz w:val="24"/>
          <w:szCs w:val="24"/>
        </w:rPr>
        <w:t xml:space="preserve"> </w:t>
      </w:r>
      <w:r w:rsidR="009F2F37">
        <w:rPr>
          <w:rFonts w:ascii="Times New Roman" w:hAnsi="Times New Roman" w:cs="Times New Roman"/>
          <w:sz w:val="24"/>
          <w:szCs w:val="24"/>
        </w:rPr>
        <w:t xml:space="preserve">R </w:t>
      </w:r>
      <w:r w:rsidR="0048612D">
        <w:rPr>
          <w:rFonts w:ascii="Times New Roman" w:hAnsi="Times New Roman" w:cs="Times New Roman"/>
          <w:sz w:val="24"/>
          <w:szCs w:val="24"/>
        </w:rPr>
        <w:t xml:space="preserve">package </w:t>
      </w:r>
      <w:r w:rsidR="007A0289">
        <w:rPr>
          <w:rFonts w:ascii="Times New Roman" w:hAnsi="Times New Roman" w:cs="Times New Roman"/>
          <w:sz w:val="24"/>
          <w:szCs w:val="24"/>
        </w:rPr>
        <w:fldChar w:fldCharType="begin"/>
      </w:r>
      <w:r w:rsidR="007A0289">
        <w:rPr>
          <w:rFonts w:ascii="Times New Roman" w:hAnsi="Times New Roman" w:cs="Times New Roman"/>
          <w:sz w:val="24"/>
          <w:szCs w:val="24"/>
        </w:rPr>
        <w:instrText xml:space="preserve"> ADDIN EN.CITE &lt;EndNote&gt;&lt;Cite&gt;&lt;Author&gt;Mock&lt;/Author&gt;&lt;Year&gt;2018&lt;/Year&gt;&lt;RecNum&gt;28&lt;/RecNum&gt;&lt;DisplayText&gt;(28)&lt;/DisplayText&gt;&lt;record&gt;&lt;rec-number&gt;28&lt;/rec-number&gt;&lt;foreign-keys&gt;&lt;key app="EN" db-id="5vrfsrrsq25exredw29vf0ejdxsprwatv9fp" timestamp="1593183838"&gt;28&lt;/key&gt;&lt;/foreign-keys&gt;&lt;ref-type name="Journal Article"&gt;17&lt;/ref-type&gt;&lt;contributors&gt;&lt;authors&gt;&lt;author&gt;Mock, Andreas&lt;/author&gt;&lt;author&gt;Warta, Rolf&lt;/author&gt;&lt;author&gt;Dettling, Steffen&lt;/author&gt;&lt;author&gt;Brors, Benedikt&lt;/author&gt;&lt;author&gt;Jäger, Dirk&lt;/author&gt;&lt;author&gt;Herold-Mende, Christel&lt;/author&gt;&lt;/authors&gt;&lt;/contributors&gt;&lt;titles&gt;&lt;title&gt;MetaboDiff: an R package for differential metabolomic analysis&lt;/title&gt;&lt;secondary-title&gt;Bioinformatics&lt;/secondary-title&gt;&lt;/titles&gt;&lt;periodical&gt;&lt;full-title&gt;Bioinformatics&lt;/full-title&gt;&lt;/periodical&gt;&lt;pages&gt;3417-3418&lt;/pages&gt;&lt;volume&gt;34&lt;/volume&gt;&lt;number&gt;19&lt;/number&gt;&lt;dates&gt;&lt;year&gt;2018&lt;/year&gt;&lt;/dates&gt;&lt;isbn&gt;1367-4803&lt;/isbn&gt;&lt;urls&gt;&lt;/urls&gt;&lt;/record&gt;&lt;/Cite&gt;&lt;/EndNote&gt;</w:instrText>
      </w:r>
      <w:r w:rsidR="007A0289">
        <w:rPr>
          <w:rFonts w:ascii="Times New Roman" w:hAnsi="Times New Roman" w:cs="Times New Roman"/>
          <w:sz w:val="24"/>
          <w:szCs w:val="24"/>
        </w:rPr>
        <w:fldChar w:fldCharType="separate"/>
      </w:r>
      <w:r w:rsidR="007A0289">
        <w:rPr>
          <w:rFonts w:ascii="Times New Roman" w:hAnsi="Times New Roman" w:cs="Times New Roman"/>
          <w:noProof/>
          <w:sz w:val="24"/>
          <w:szCs w:val="24"/>
        </w:rPr>
        <w:t>(28)</w:t>
      </w:r>
      <w:r w:rsidR="007A0289">
        <w:rPr>
          <w:rFonts w:ascii="Times New Roman" w:hAnsi="Times New Roman" w:cs="Times New Roman"/>
          <w:sz w:val="24"/>
          <w:szCs w:val="24"/>
        </w:rPr>
        <w:fldChar w:fldCharType="end"/>
      </w:r>
      <w:r w:rsidR="00D019F7" w:rsidRPr="00AB7B0F">
        <w:rPr>
          <w:rFonts w:ascii="Times New Roman" w:eastAsia="Times New Roman" w:hAnsi="Times New Roman" w:cs="Times New Roman"/>
          <w:color w:val="000000"/>
          <w:sz w:val="24"/>
          <w:szCs w:val="24"/>
          <w:lang w:eastAsia="en-GB"/>
        </w:rPr>
        <w:t>.  </w:t>
      </w:r>
    </w:p>
    <w:p w14:paraId="41DA585C" w14:textId="77777777" w:rsidR="003F7E47" w:rsidRPr="00AB7B0F" w:rsidRDefault="003F7E47" w:rsidP="003F7E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lastRenderedPageBreak/>
        <w:t>Differential analysis of the metabolomic data</w:t>
      </w:r>
    </w:p>
    <w:p w14:paraId="0A166735" w14:textId="7E734323" w:rsidR="009F688A" w:rsidRDefault="003F7E47" w:rsidP="005C30D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DA of the metabolomic data was</w:t>
      </w:r>
      <w:r w:rsidR="00703E6B">
        <w:rPr>
          <w:rFonts w:ascii="Times New Roman" w:hAnsi="Times New Roman" w:cs="Times New Roman"/>
          <w:sz w:val="24"/>
          <w:szCs w:val="24"/>
        </w:rPr>
        <w:t xml:space="preserve"> executed using </w:t>
      </w:r>
      <w:r w:rsidR="00703E6B" w:rsidRPr="005C30D8">
        <w:rPr>
          <w:rFonts w:ascii="Times New Roman" w:hAnsi="Times New Roman" w:cs="Times New Roman"/>
          <w:i/>
          <w:iCs/>
          <w:sz w:val="24"/>
          <w:szCs w:val="24"/>
        </w:rPr>
        <w:t>MetaboDiff</w:t>
      </w:r>
      <w:r w:rsidR="00703E6B">
        <w:rPr>
          <w:rFonts w:ascii="Times New Roman" w:hAnsi="Times New Roman" w:cs="Times New Roman"/>
          <w:sz w:val="24"/>
          <w:szCs w:val="24"/>
        </w:rPr>
        <w:t xml:space="preserve"> </w:t>
      </w:r>
      <w:r w:rsidR="000B4B14">
        <w:rPr>
          <w:rFonts w:ascii="Times New Roman" w:hAnsi="Times New Roman" w:cs="Times New Roman"/>
          <w:sz w:val="24"/>
          <w:szCs w:val="24"/>
        </w:rPr>
        <w:t>by applying a student’s t-test and the B</w:t>
      </w:r>
      <w:r w:rsidR="002E01B1">
        <w:rPr>
          <w:rFonts w:ascii="Times New Roman" w:hAnsi="Times New Roman" w:cs="Times New Roman"/>
          <w:sz w:val="24"/>
          <w:szCs w:val="24"/>
        </w:rPr>
        <w:t>enjamini-Hochberg</w:t>
      </w:r>
      <w:r w:rsidR="00DC152D">
        <w:rPr>
          <w:rFonts w:ascii="Times New Roman" w:hAnsi="Times New Roman" w:cs="Times New Roman"/>
          <w:sz w:val="24"/>
          <w:szCs w:val="24"/>
        </w:rPr>
        <w:t xml:space="preserve"> (BH)</w:t>
      </w:r>
      <w:r w:rsidR="002E01B1">
        <w:rPr>
          <w:rFonts w:ascii="Times New Roman" w:hAnsi="Times New Roman" w:cs="Times New Roman"/>
          <w:sz w:val="24"/>
          <w:szCs w:val="24"/>
        </w:rPr>
        <w:t xml:space="preserve"> multiple testing correction procedure. This</w:t>
      </w:r>
      <w:r w:rsidR="00703E6B">
        <w:rPr>
          <w:rFonts w:ascii="Times New Roman" w:hAnsi="Times New Roman" w:cs="Times New Roman"/>
          <w:sz w:val="24"/>
          <w:szCs w:val="24"/>
        </w:rPr>
        <w:t xml:space="preserve"> allowed for identification of</w:t>
      </w:r>
      <w:r>
        <w:rPr>
          <w:rFonts w:ascii="Times New Roman" w:hAnsi="Times New Roman" w:cs="Times New Roman"/>
          <w:sz w:val="24"/>
          <w:szCs w:val="24"/>
        </w:rPr>
        <w:t xml:space="preserve"> metabolite</w:t>
      </w:r>
      <w:r w:rsidR="00703E6B">
        <w:rPr>
          <w:rFonts w:ascii="Times New Roman" w:hAnsi="Times New Roman" w:cs="Times New Roman"/>
          <w:sz w:val="24"/>
          <w:szCs w:val="24"/>
        </w:rPr>
        <w:t>s</w:t>
      </w:r>
      <w:r>
        <w:rPr>
          <w:rFonts w:ascii="Times New Roman" w:hAnsi="Times New Roman" w:cs="Times New Roman"/>
          <w:sz w:val="24"/>
          <w:szCs w:val="24"/>
        </w:rPr>
        <w:t xml:space="preserve"> likely </w:t>
      </w:r>
      <w:r w:rsidR="00703E6B">
        <w:rPr>
          <w:rFonts w:ascii="Times New Roman" w:hAnsi="Times New Roman" w:cs="Times New Roman"/>
          <w:sz w:val="24"/>
          <w:szCs w:val="24"/>
        </w:rPr>
        <w:t xml:space="preserve">to </w:t>
      </w:r>
      <w:r w:rsidR="001D3EC5">
        <w:rPr>
          <w:rFonts w:ascii="Times New Roman" w:hAnsi="Times New Roman" w:cs="Times New Roman"/>
          <w:sz w:val="24"/>
          <w:szCs w:val="24"/>
        </w:rPr>
        <w:t xml:space="preserve">be </w:t>
      </w:r>
      <w:r>
        <w:rPr>
          <w:rFonts w:ascii="Times New Roman" w:hAnsi="Times New Roman" w:cs="Times New Roman"/>
          <w:sz w:val="24"/>
          <w:szCs w:val="24"/>
        </w:rPr>
        <w:t>different</w:t>
      </w:r>
      <w:r w:rsidR="00703E6B">
        <w:rPr>
          <w:rFonts w:ascii="Times New Roman" w:hAnsi="Times New Roman" w:cs="Times New Roman"/>
          <w:sz w:val="24"/>
          <w:szCs w:val="24"/>
        </w:rPr>
        <w:t>ially abundant</w:t>
      </w:r>
      <w:r>
        <w:rPr>
          <w:rFonts w:ascii="Times New Roman" w:hAnsi="Times New Roman" w:cs="Times New Roman"/>
          <w:sz w:val="24"/>
          <w:szCs w:val="24"/>
        </w:rPr>
        <w:t xml:space="preserve"> between the 2 conditions. </w:t>
      </w:r>
    </w:p>
    <w:p w14:paraId="03B57C60" w14:textId="77777777" w:rsidR="00703E6B" w:rsidRPr="00703E6B" w:rsidRDefault="00703E6B" w:rsidP="00703E6B">
      <w:pPr>
        <w:spacing w:after="0"/>
        <w:jc w:val="both"/>
        <w:rPr>
          <w:rFonts w:ascii="Times New Roman" w:hAnsi="Times New Roman" w:cs="Times New Roman"/>
          <w:sz w:val="24"/>
          <w:szCs w:val="24"/>
        </w:rPr>
      </w:pPr>
    </w:p>
    <w:p w14:paraId="3717E0D5" w14:textId="77777777" w:rsidR="009F688A" w:rsidRPr="008C5553" w:rsidRDefault="009F688A" w:rsidP="009F688A">
      <w:pPr>
        <w:pStyle w:val="Heading3"/>
        <w:spacing w:line="360" w:lineRule="auto"/>
        <w:jc w:val="both"/>
        <w:rPr>
          <w:rFonts w:ascii="Times New Roman" w:eastAsia="Times New Roman" w:hAnsi="Times New Roman" w:cs="Times New Roman"/>
          <w:i/>
          <w:iCs/>
          <w:color w:val="auto"/>
          <w:u w:val="single"/>
          <w:lang w:eastAsia="en-GB"/>
        </w:rPr>
      </w:pPr>
      <w:bookmarkStart w:id="24" w:name="_Toc44088856"/>
      <w:r>
        <w:rPr>
          <w:rFonts w:ascii="Times New Roman" w:eastAsia="Times New Roman" w:hAnsi="Times New Roman" w:cs="Times New Roman"/>
          <w:i/>
          <w:iCs/>
          <w:color w:val="auto"/>
          <w:u w:val="single"/>
          <w:lang w:eastAsia="en-GB"/>
        </w:rPr>
        <w:t>Proteomic data</w:t>
      </w:r>
      <w:bookmarkEnd w:id="24"/>
    </w:p>
    <w:p w14:paraId="2A191DBA" w14:textId="77777777" w:rsidR="009F688A" w:rsidRPr="00AB7B0F" w:rsidRDefault="009F688A"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pre-processing of the proteomic data</w:t>
      </w:r>
    </w:p>
    <w:p w14:paraId="209633F3" w14:textId="509E9072" w:rsidR="009F688A" w:rsidRDefault="00EA4197" w:rsidP="002D3A2F">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Like with the metabolomic data, </w:t>
      </w:r>
      <w:r w:rsidR="00E20364">
        <w:rPr>
          <w:rFonts w:ascii="Times New Roman" w:eastAsia="Times New Roman" w:hAnsi="Times New Roman" w:cs="Times New Roman"/>
          <w:color w:val="000000"/>
          <w:sz w:val="24"/>
          <w:szCs w:val="24"/>
          <w:lang w:eastAsia="en-GB"/>
        </w:rPr>
        <w:t xml:space="preserve">the proteomic data had to be made </w:t>
      </w:r>
      <w:r w:rsidR="001C235B">
        <w:rPr>
          <w:rFonts w:ascii="Times New Roman" w:eastAsia="Times New Roman" w:hAnsi="Times New Roman" w:cs="Times New Roman"/>
          <w:color w:val="000000"/>
          <w:sz w:val="24"/>
          <w:szCs w:val="24"/>
          <w:lang w:eastAsia="en-GB"/>
        </w:rPr>
        <w:t xml:space="preserve">consistent with the subject data file in order to run the DA. </w:t>
      </w:r>
      <w:r w:rsidR="00003AFE">
        <w:rPr>
          <w:rFonts w:ascii="Times New Roman" w:eastAsia="Times New Roman" w:hAnsi="Times New Roman" w:cs="Times New Roman"/>
          <w:color w:val="000000"/>
          <w:sz w:val="24"/>
          <w:szCs w:val="24"/>
          <w:lang w:eastAsia="en-GB"/>
        </w:rPr>
        <w:t>This was achieved i</w:t>
      </w:r>
      <w:r w:rsidR="001C235B">
        <w:rPr>
          <w:rFonts w:ascii="Times New Roman" w:eastAsia="Times New Roman" w:hAnsi="Times New Roman" w:cs="Times New Roman"/>
          <w:color w:val="000000"/>
          <w:sz w:val="24"/>
          <w:szCs w:val="24"/>
          <w:lang w:eastAsia="en-GB"/>
        </w:rPr>
        <w:t>n the same way</w:t>
      </w:r>
      <w:r w:rsidR="00003AFE">
        <w:rPr>
          <w:rFonts w:ascii="Times New Roman" w:eastAsia="Times New Roman" w:hAnsi="Times New Roman" w:cs="Times New Roman"/>
          <w:color w:val="000000"/>
          <w:sz w:val="24"/>
          <w:szCs w:val="24"/>
          <w:lang w:eastAsia="en-GB"/>
        </w:rPr>
        <w:t>:</w:t>
      </w:r>
      <w:r w:rsidR="001C235B">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t</w:t>
      </w:r>
      <w:r w:rsidR="009F688A">
        <w:rPr>
          <w:rFonts w:ascii="Times New Roman" w:eastAsia="Times New Roman" w:hAnsi="Times New Roman" w:cs="Times New Roman"/>
          <w:color w:val="000000"/>
          <w:sz w:val="24"/>
          <w:szCs w:val="24"/>
          <w:lang w:eastAsia="en-GB"/>
        </w:rPr>
        <w:t>he samples from each subject in the pro</w:t>
      </w:r>
      <w:ins w:id="25" w:author="Susan Steinbusch-Coort" w:date="2020-06-29T14:49:00Z">
        <w:r w:rsidR="00362843">
          <w:rPr>
            <w:rFonts w:ascii="Times New Roman" w:eastAsia="Times New Roman" w:hAnsi="Times New Roman" w:cs="Times New Roman"/>
            <w:color w:val="000000"/>
            <w:sz w:val="24"/>
            <w:szCs w:val="24"/>
            <w:lang w:eastAsia="en-GB"/>
          </w:rPr>
          <w:t>0</w:t>
        </w:r>
      </w:ins>
      <w:r w:rsidR="009F688A">
        <w:rPr>
          <w:rFonts w:ascii="Times New Roman" w:eastAsia="Times New Roman" w:hAnsi="Times New Roman" w:cs="Times New Roman"/>
          <w:color w:val="000000"/>
          <w:sz w:val="24"/>
          <w:szCs w:val="24"/>
          <w:lang w:eastAsia="en-GB"/>
        </w:rPr>
        <w:t xml:space="preserve">teomic data were averaged together per protein in order to obtain one abundance value for each subject-protein combination. </w:t>
      </w:r>
    </w:p>
    <w:p w14:paraId="35EF55E6" w14:textId="49955506" w:rsidR="003513CF" w:rsidRPr="004A3E16" w:rsidRDefault="003513CF" w:rsidP="002D3A2F">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All proteins were annotated using </w:t>
      </w:r>
      <w:r w:rsidRPr="0066109C">
        <w:rPr>
          <w:rFonts w:ascii="Times New Roman" w:eastAsia="Times New Roman" w:hAnsi="Times New Roman" w:cs="Times New Roman"/>
          <w:sz w:val="24"/>
          <w:szCs w:val="24"/>
          <w:lang w:eastAsia="en-GB"/>
        </w:rPr>
        <w:t>HGNC</w:t>
      </w:r>
      <w:r w:rsidR="002D3A2F" w:rsidRPr="0066109C">
        <w:rPr>
          <w:rFonts w:ascii="Times New Roman" w:eastAsia="Times New Roman" w:hAnsi="Times New Roman" w:cs="Times New Roman"/>
          <w:sz w:val="24"/>
          <w:szCs w:val="24"/>
          <w:lang w:eastAsia="en-GB"/>
        </w:rPr>
        <w:t xml:space="preserve"> </w:t>
      </w:r>
      <w:r w:rsidR="0066109C" w:rsidRPr="0066109C">
        <w:rPr>
          <w:rFonts w:ascii="Times New Roman" w:eastAsia="Times New Roman" w:hAnsi="Times New Roman" w:cs="Times New Roman"/>
          <w:sz w:val="24"/>
          <w:szCs w:val="24"/>
          <w:lang w:eastAsia="en-GB"/>
        </w:rPr>
        <w:t>(</w:t>
      </w:r>
      <w:r w:rsidR="0066109C" w:rsidRPr="0066109C">
        <w:rPr>
          <w:rStyle w:val="Emphasis"/>
          <w:rFonts w:ascii="Times New Roman" w:hAnsi="Times New Roman" w:cs="Times New Roman"/>
          <w:i w:val="0"/>
          <w:iCs w:val="0"/>
          <w:sz w:val="24"/>
          <w:szCs w:val="24"/>
          <w:shd w:val="clear" w:color="auto" w:fill="FFFFFF"/>
        </w:rPr>
        <w:t xml:space="preserve">HUGO Gene Nomenclature Committee) </w:t>
      </w:r>
      <w:r w:rsidR="002D3A2F" w:rsidRPr="0066109C">
        <w:rPr>
          <w:rFonts w:ascii="Times New Roman" w:eastAsia="Times New Roman" w:hAnsi="Times New Roman" w:cs="Times New Roman"/>
          <w:sz w:val="24"/>
          <w:szCs w:val="24"/>
          <w:lang w:eastAsia="en-GB"/>
        </w:rPr>
        <w:t xml:space="preserve">identifiers </w:t>
      </w:r>
      <w:r w:rsidR="00CA342F">
        <w:rPr>
          <w:rFonts w:ascii="Times New Roman" w:eastAsia="Times New Roman" w:hAnsi="Times New Roman" w:cs="Times New Roman"/>
          <w:sz w:val="24"/>
          <w:szCs w:val="24"/>
          <w:lang w:eastAsia="en-GB"/>
        </w:rPr>
        <w:fldChar w:fldCharType="begin"/>
      </w:r>
      <w:r w:rsidR="00CA342F">
        <w:rPr>
          <w:rFonts w:ascii="Times New Roman" w:eastAsia="Times New Roman" w:hAnsi="Times New Roman" w:cs="Times New Roman"/>
          <w:sz w:val="24"/>
          <w:szCs w:val="24"/>
          <w:lang w:eastAsia="en-GB"/>
        </w:rPr>
        <w:instrText xml:space="preserve"> ADDIN EN.CITE &lt;EndNote&gt;&lt;Cite&gt;&lt;Author&gt;Braschi&lt;/Author&gt;&lt;Year&gt;2019&lt;/Year&gt;&lt;RecNum&gt;29&lt;/RecNum&gt;&lt;DisplayText&gt;(29)&lt;/DisplayText&gt;&lt;record&gt;&lt;rec-number&gt;29&lt;/rec-number&gt;&lt;foreign-keys&gt;&lt;key app="EN" db-id="5vrfsrrsq25exredw29vf0ejdxsprwatv9fp" timestamp="1593183977"&gt;29&lt;/key&gt;&lt;/foreign-keys&gt;&lt;ref-type name="Journal Article"&gt;17&lt;/ref-type&gt;&lt;contributors&gt;&lt;authors&gt;&lt;author&gt;Braschi, Bryony&lt;/author&gt;&lt;author&gt;Denny, Paul&lt;/author&gt;&lt;author&gt;Gray, Kristian&lt;/author&gt;&lt;author&gt;Jones, Tamsin&lt;/author&gt;&lt;author&gt;Seal, Ruth&lt;/author&gt;&lt;author&gt;Tweedie, Susan&lt;/author&gt;&lt;author&gt;Yates, Bethan&lt;/author&gt;&lt;author&gt;Bruford, Elspeth&lt;/author&gt;&lt;/authors&gt;&lt;/contributors&gt;&lt;titles&gt;&lt;title&gt;Genenames. org: the HGNC and VGNC resources in 2019&lt;/title&gt;&lt;secondary-title&gt;Nucleic acids research&lt;/secondary-title&gt;&lt;/titles&gt;&lt;periodical&gt;&lt;full-title&gt;Nucleic acids research&lt;/full-title&gt;&lt;/periodical&gt;&lt;pages&gt;D786-D792&lt;/pages&gt;&lt;volume&gt;47&lt;/volume&gt;&lt;number&gt;D1&lt;/number&gt;&lt;dates&gt;&lt;year&gt;2019&lt;/year&gt;&lt;/dates&gt;&lt;isbn&gt;0305-1048&lt;/isbn&gt;&lt;urls&gt;&lt;/urls&gt;&lt;/record&gt;&lt;/Cite&gt;&lt;/EndNote&gt;</w:instrText>
      </w:r>
      <w:r w:rsidR="00CA342F">
        <w:rPr>
          <w:rFonts w:ascii="Times New Roman" w:eastAsia="Times New Roman" w:hAnsi="Times New Roman" w:cs="Times New Roman"/>
          <w:sz w:val="24"/>
          <w:szCs w:val="24"/>
          <w:lang w:eastAsia="en-GB"/>
        </w:rPr>
        <w:fldChar w:fldCharType="separate"/>
      </w:r>
      <w:r w:rsidR="00CA342F">
        <w:rPr>
          <w:rFonts w:ascii="Times New Roman" w:eastAsia="Times New Roman" w:hAnsi="Times New Roman" w:cs="Times New Roman"/>
          <w:noProof/>
          <w:sz w:val="24"/>
          <w:szCs w:val="24"/>
          <w:lang w:eastAsia="en-GB"/>
        </w:rPr>
        <w:t>(29)</w:t>
      </w:r>
      <w:r w:rsidR="00CA342F">
        <w:rPr>
          <w:rFonts w:ascii="Times New Roman" w:eastAsia="Times New Roman" w:hAnsi="Times New Roman" w:cs="Times New Roman"/>
          <w:sz w:val="24"/>
          <w:szCs w:val="24"/>
          <w:lang w:eastAsia="en-GB"/>
        </w:rPr>
        <w:fldChar w:fldCharType="end"/>
      </w:r>
      <w:r w:rsidR="00CA342F">
        <w:rPr>
          <w:rFonts w:ascii="Times New Roman" w:eastAsia="Times New Roman" w:hAnsi="Times New Roman" w:cs="Times New Roman"/>
          <w:sz w:val="24"/>
          <w:szCs w:val="24"/>
          <w:lang w:eastAsia="en-GB"/>
        </w:rPr>
        <w:t>.</w:t>
      </w:r>
    </w:p>
    <w:p w14:paraId="3D53C0C7" w14:textId="77777777" w:rsidR="009F688A" w:rsidRPr="00AB7B0F" w:rsidRDefault="009F688A"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Differential analysis of the proteomic data</w:t>
      </w:r>
    </w:p>
    <w:p w14:paraId="5117616B" w14:textId="4FC51322" w:rsidR="009F688A" w:rsidRDefault="00D37257" w:rsidP="00672A52">
      <w:pPr>
        <w:spacing w:line="360" w:lineRule="auto"/>
        <w:rPr>
          <w:rFonts w:ascii="Times New Roman" w:hAnsi="Times New Roman" w:cs="Times New Roman"/>
          <w:color w:val="000000"/>
          <w:sz w:val="24"/>
          <w:szCs w:val="24"/>
        </w:rPr>
      </w:pPr>
      <w:r>
        <w:rPr>
          <w:rFonts w:ascii="Times New Roman" w:hAnsi="Times New Roman" w:cs="Times New Roman"/>
          <w:sz w:val="24"/>
          <w:szCs w:val="24"/>
          <w:lang w:eastAsia="en-GB"/>
        </w:rPr>
        <w:t xml:space="preserve">Similar to the analysis of the metabolomic data, a </w:t>
      </w:r>
      <w:r w:rsidR="009F688A">
        <w:rPr>
          <w:rFonts w:ascii="Times New Roman" w:hAnsi="Times New Roman" w:cs="Times New Roman"/>
          <w:sz w:val="24"/>
          <w:szCs w:val="24"/>
          <w:lang w:eastAsia="en-GB"/>
        </w:rPr>
        <w:t xml:space="preserve">DA of the proteomic data </w:t>
      </w:r>
      <w:r w:rsidR="009B59B5">
        <w:rPr>
          <w:rFonts w:ascii="Times New Roman" w:hAnsi="Times New Roman" w:cs="Times New Roman"/>
          <w:sz w:val="24"/>
          <w:szCs w:val="24"/>
          <w:lang w:eastAsia="en-GB"/>
        </w:rPr>
        <w:t xml:space="preserve">in R-3.6.3 </w:t>
      </w:r>
      <w:r w:rsidR="009F688A">
        <w:rPr>
          <w:rFonts w:ascii="Times New Roman" w:hAnsi="Times New Roman" w:cs="Times New Roman"/>
          <w:sz w:val="24"/>
          <w:szCs w:val="24"/>
          <w:lang w:eastAsia="en-GB"/>
        </w:rPr>
        <w:t>was</w:t>
      </w:r>
      <w:r w:rsidR="00F4063E">
        <w:rPr>
          <w:rFonts w:ascii="Times New Roman" w:hAnsi="Times New Roman" w:cs="Times New Roman"/>
          <w:sz w:val="24"/>
          <w:szCs w:val="24"/>
          <w:lang w:eastAsia="en-GB"/>
        </w:rPr>
        <w:t xml:space="preserve"> </w:t>
      </w:r>
      <w:r w:rsidR="000A5078">
        <w:rPr>
          <w:rFonts w:ascii="Times New Roman" w:hAnsi="Times New Roman" w:cs="Times New Roman"/>
          <w:sz w:val="24"/>
          <w:szCs w:val="24"/>
          <w:lang w:eastAsia="en-GB"/>
        </w:rPr>
        <w:t>done</w:t>
      </w:r>
      <w:r w:rsidR="004E3B05">
        <w:rPr>
          <w:rFonts w:ascii="Times New Roman" w:hAnsi="Times New Roman" w:cs="Times New Roman"/>
          <w:sz w:val="24"/>
          <w:szCs w:val="24"/>
          <w:lang w:eastAsia="en-GB"/>
        </w:rPr>
        <w:t xml:space="preserve"> to achieve the same </w:t>
      </w:r>
      <w:r w:rsidR="00674E29">
        <w:rPr>
          <w:rFonts w:ascii="Times New Roman" w:hAnsi="Times New Roman" w:cs="Times New Roman"/>
          <w:sz w:val="24"/>
          <w:szCs w:val="24"/>
          <w:lang w:eastAsia="en-GB"/>
        </w:rPr>
        <w:t xml:space="preserve">end </w:t>
      </w:r>
      <w:r w:rsidR="004E3B05">
        <w:rPr>
          <w:rFonts w:ascii="Times New Roman" w:hAnsi="Times New Roman" w:cs="Times New Roman"/>
          <w:sz w:val="24"/>
          <w:szCs w:val="24"/>
          <w:lang w:eastAsia="en-GB"/>
        </w:rPr>
        <w:t xml:space="preserve">goal </w:t>
      </w:r>
      <w:r w:rsidR="00331F72">
        <w:rPr>
          <w:rFonts w:ascii="Times New Roman" w:hAnsi="Times New Roman" w:cs="Times New Roman"/>
          <w:sz w:val="24"/>
          <w:szCs w:val="24"/>
          <w:lang w:eastAsia="en-GB"/>
        </w:rPr>
        <w:t xml:space="preserve">but in relation to </w:t>
      </w:r>
      <w:r w:rsidR="00674E29">
        <w:rPr>
          <w:rFonts w:ascii="Times New Roman" w:hAnsi="Times New Roman" w:cs="Times New Roman"/>
          <w:sz w:val="24"/>
          <w:szCs w:val="24"/>
          <w:lang w:eastAsia="en-GB"/>
        </w:rPr>
        <w:t>proteins</w:t>
      </w:r>
      <w:r w:rsidR="004E3B05">
        <w:rPr>
          <w:rFonts w:ascii="Times New Roman" w:hAnsi="Times New Roman" w:cs="Times New Roman"/>
          <w:sz w:val="24"/>
          <w:szCs w:val="24"/>
          <w:lang w:eastAsia="en-GB"/>
        </w:rPr>
        <w:t xml:space="preserve">. However, instead of </w:t>
      </w:r>
      <w:r w:rsidR="004E3B05" w:rsidRPr="005C30D8">
        <w:rPr>
          <w:rFonts w:ascii="Times New Roman" w:hAnsi="Times New Roman" w:cs="Times New Roman"/>
          <w:i/>
          <w:iCs/>
          <w:sz w:val="24"/>
          <w:szCs w:val="24"/>
          <w:lang w:eastAsia="en-GB"/>
        </w:rPr>
        <w:t>MetaboDiff</w:t>
      </w:r>
      <w:r w:rsidR="00AD74C6">
        <w:rPr>
          <w:rFonts w:ascii="Times New Roman" w:hAnsi="Times New Roman" w:cs="Times New Roman"/>
          <w:sz w:val="24"/>
          <w:szCs w:val="24"/>
          <w:lang w:eastAsia="en-GB"/>
        </w:rPr>
        <w:t xml:space="preserve">, </w:t>
      </w:r>
      <w:r w:rsidR="009F2F37">
        <w:rPr>
          <w:rFonts w:ascii="Times New Roman" w:hAnsi="Times New Roman" w:cs="Times New Roman"/>
          <w:sz w:val="24"/>
          <w:szCs w:val="24"/>
          <w:lang w:eastAsia="en-GB"/>
        </w:rPr>
        <w:t xml:space="preserve">the </w:t>
      </w:r>
      <w:proofErr w:type="spellStart"/>
      <w:r w:rsidR="00016455" w:rsidRPr="00A33ED3">
        <w:rPr>
          <w:rFonts w:ascii="Times New Roman" w:hAnsi="Times New Roman" w:cs="Times New Roman"/>
          <w:i/>
          <w:iCs/>
          <w:color w:val="000000"/>
          <w:sz w:val="24"/>
          <w:szCs w:val="24"/>
        </w:rPr>
        <w:t>limma</w:t>
      </w:r>
      <w:proofErr w:type="spellEnd"/>
      <w:r w:rsidR="00016455" w:rsidRPr="00AB7B0F">
        <w:rPr>
          <w:rFonts w:ascii="Times New Roman" w:hAnsi="Times New Roman" w:cs="Times New Roman"/>
          <w:color w:val="000000"/>
          <w:sz w:val="24"/>
          <w:szCs w:val="24"/>
        </w:rPr>
        <w:t xml:space="preserve"> </w:t>
      </w:r>
      <w:r w:rsidR="009F2F37">
        <w:rPr>
          <w:rFonts w:ascii="Times New Roman" w:hAnsi="Times New Roman" w:cs="Times New Roman"/>
          <w:color w:val="000000"/>
          <w:sz w:val="24"/>
          <w:szCs w:val="24"/>
        </w:rPr>
        <w:t xml:space="preserve">R </w:t>
      </w:r>
      <w:r w:rsidR="00016455" w:rsidRPr="00AB7B0F">
        <w:rPr>
          <w:rFonts w:ascii="Times New Roman" w:hAnsi="Times New Roman" w:cs="Times New Roman"/>
          <w:color w:val="000000"/>
          <w:sz w:val="24"/>
          <w:szCs w:val="24"/>
        </w:rPr>
        <w:t xml:space="preserve">package </w:t>
      </w:r>
      <w:r w:rsidR="00EB4D3B">
        <w:rPr>
          <w:rFonts w:ascii="Times New Roman" w:hAnsi="Times New Roman" w:cs="Times New Roman"/>
          <w:color w:val="000000"/>
          <w:sz w:val="24"/>
          <w:szCs w:val="24"/>
        </w:rPr>
        <w:fldChar w:fldCharType="begin"/>
      </w:r>
      <w:r w:rsidR="00EB4D3B">
        <w:rPr>
          <w:rFonts w:ascii="Times New Roman" w:hAnsi="Times New Roman" w:cs="Times New Roman"/>
          <w:color w:val="000000"/>
          <w:sz w:val="24"/>
          <w:szCs w:val="24"/>
        </w:rPr>
        <w:instrText xml:space="preserve"> ADDIN EN.CITE &lt;EndNote&gt;&lt;Cite&gt;&lt;Author&gt;Ritchie&lt;/Author&gt;&lt;Year&gt;2015&lt;/Year&gt;&lt;RecNum&gt;30&lt;/RecNum&gt;&lt;DisplayText&gt;(30)&lt;/DisplayText&gt;&lt;record&gt;&lt;rec-number&gt;30&lt;/rec-number&gt;&lt;foreign-keys&gt;&lt;key app="EN" db-id="5vrfsrrsq25exredw29vf0ejdxsprwatv9fp" timestamp="1593184070"&gt;30&lt;/key&gt;&lt;/foreign-keys&gt;&lt;ref-type name="Journal Article"&gt;17&lt;/ref-type&gt;&lt;contributors&gt;&lt;authors&gt;&lt;author&gt;Ritchie, Matthew E&lt;/author&gt;&lt;author&gt;Phipson, Belinda&lt;/author&gt;&lt;author&gt;Wu, DI&lt;/author&gt;&lt;author&gt;Hu, Yifang&lt;/author&gt;&lt;author&gt;Law, Charity W&lt;/author&gt;&lt;author&gt;Shi, Wei&lt;/author&gt;&lt;author&gt;Smyth, Gordon K&lt;/author&gt;&lt;/authors&gt;&lt;/contributors&gt;&lt;titles&gt;&lt;title&gt;limma powers differential expression analyses for RNA-sequencing and microarray studies&lt;/title&gt;&lt;secondary-title&gt;Nucleic acids research&lt;/secondary-title&gt;&lt;/titles&gt;&lt;periodical&gt;&lt;full-title&gt;Nucleic acids research&lt;/full-title&gt;&lt;/periodical&gt;&lt;pages&gt;e47-e47&lt;/pages&gt;&lt;volume&gt;43&lt;/volume&gt;&lt;number&gt;7&lt;/number&gt;&lt;dates&gt;&lt;year&gt;2015&lt;/year&gt;&lt;/dates&gt;&lt;isbn&gt;0305-1048&lt;/isbn&gt;&lt;urls&gt;&lt;/urls&gt;&lt;/record&gt;&lt;/Cite&gt;&lt;/EndNote&gt;</w:instrText>
      </w:r>
      <w:r w:rsidR="00EB4D3B">
        <w:rPr>
          <w:rFonts w:ascii="Times New Roman" w:hAnsi="Times New Roman" w:cs="Times New Roman"/>
          <w:color w:val="000000"/>
          <w:sz w:val="24"/>
          <w:szCs w:val="24"/>
        </w:rPr>
        <w:fldChar w:fldCharType="separate"/>
      </w:r>
      <w:r w:rsidR="00EB4D3B">
        <w:rPr>
          <w:rFonts w:ascii="Times New Roman" w:hAnsi="Times New Roman" w:cs="Times New Roman"/>
          <w:noProof/>
          <w:color w:val="000000"/>
          <w:sz w:val="24"/>
          <w:szCs w:val="24"/>
        </w:rPr>
        <w:t>(30)</w:t>
      </w:r>
      <w:r w:rsidR="00EB4D3B">
        <w:rPr>
          <w:rFonts w:ascii="Times New Roman" w:hAnsi="Times New Roman" w:cs="Times New Roman"/>
          <w:color w:val="000000"/>
          <w:sz w:val="24"/>
          <w:szCs w:val="24"/>
        </w:rPr>
        <w:fldChar w:fldCharType="end"/>
      </w:r>
      <w:r w:rsidR="00EB4D3B">
        <w:rPr>
          <w:rFonts w:ascii="Times New Roman" w:hAnsi="Times New Roman" w:cs="Times New Roman"/>
          <w:color w:val="000000"/>
          <w:sz w:val="24"/>
          <w:szCs w:val="24"/>
        </w:rPr>
        <w:t xml:space="preserve"> </w:t>
      </w:r>
      <w:r w:rsidR="00E17C83">
        <w:rPr>
          <w:rFonts w:ascii="Times New Roman" w:hAnsi="Times New Roman" w:cs="Times New Roman"/>
          <w:color w:val="000000"/>
          <w:sz w:val="24"/>
          <w:szCs w:val="24"/>
        </w:rPr>
        <w:t>was used</w:t>
      </w:r>
      <w:r w:rsidR="006A7438">
        <w:rPr>
          <w:rFonts w:ascii="Times New Roman" w:hAnsi="Times New Roman" w:cs="Times New Roman"/>
          <w:color w:val="000000"/>
          <w:sz w:val="24"/>
          <w:szCs w:val="24"/>
        </w:rPr>
        <w:t xml:space="preserve"> to apply e</w:t>
      </w:r>
      <w:r w:rsidR="00E87514">
        <w:rPr>
          <w:rFonts w:ascii="Times New Roman" w:hAnsi="Times New Roman" w:cs="Times New Roman"/>
          <w:color w:val="000000"/>
          <w:sz w:val="24"/>
          <w:szCs w:val="24"/>
        </w:rPr>
        <w:t xml:space="preserve">mpirical </w:t>
      </w:r>
      <w:r w:rsidR="006A7438">
        <w:rPr>
          <w:rFonts w:ascii="Times New Roman" w:hAnsi="Times New Roman" w:cs="Times New Roman"/>
          <w:color w:val="000000"/>
          <w:sz w:val="24"/>
          <w:szCs w:val="24"/>
        </w:rPr>
        <w:t>Bayes statistics</w:t>
      </w:r>
      <w:r w:rsidR="00F97848">
        <w:rPr>
          <w:rFonts w:ascii="Times New Roman" w:hAnsi="Times New Roman" w:cs="Times New Roman"/>
          <w:color w:val="000000"/>
          <w:sz w:val="24"/>
          <w:szCs w:val="24"/>
        </w:rPr>
        <w:t xml:space="preserve"> and the BH </w:t>
      </w:r>
      <w:r w:rsidR="00037B71">
        <w:rPr>
          <w:rFonts w:ascii="Times New Roman" w:hAnsi="Times New Roman" w:cs="Times New Roman"/>
          <w:color w:val="000000"/>
          <w:sz w:val="24"/>
          <w:szCs w:val="24"/>
        </w:rPr>
        <w:t>multiple testing correction procedure</w:t>
      </w:r>
      <w:r w:rsidR="006A7438">
        <w:rPr>
          <w:rFonts w:ascii="Times New Roman" w:hAnsi="Times New Roman" w:cs="Times New Roman"/>
          <w:color w:val="000000"/>
          <w:sz w:val="24"/>
          <w:szCs w:val="24"/>
        </w:rPr>
        <w:t xml:space="preserve">. </w:t>
      </w:r>
    </w:p>
    <w:p w14:paraId="02597F26" w14:textId="527809A0" w:rsidR="00AC225F" w:rsidRDefault="00AC225F" w:rsidP="009F688A">
      <w:pPr>
        <w:rPr>
          <w:rFonts w:ascii="Times New Roman" w:hAnsi="Times New Roman" w:cs="Times New Roman"/>
          <w:color w:val="000000"/>
          <w:sz w:val="24"/>
          <w:szCs w:val="24"/>
        </w:rPr>
      </w:pPr>
    </w:p>
    <w:p w14:paraId="71B9E4D0" w14:textId="3001B6AB" w:rsidR="00D54256" w:rsidRPr="00AB7B0F" w:rsidRDefault="00CF4DA2" w:rsidP="00D54256">
      <w:pPr>
        <w:pStyle w:val="Heading3"/>
        <w:spacing w:before="0" w:line="360" w:lineRule="auto"/>
        <w:jc w:val="both"/>
        <w:rPr>
          <w:rFonts w:ascii="Times New Roman" w:eastAsia="Times New Roman" w:hAnsi="Times New Roman" w:cs="Times New Roman"/>
          <w:i/>
          <w:iCs/>
          <w:color w:val="auto"/>
          <w:u w:val="single"/>
          <w:lang w:eastAsia="en-GB"/>
        </w:rPr>
      </w:pPr>
      <w:bookmarkStart w:id="26" w:name="_Toc44088857"/>
      <w:r>
        <w:rPr>
          <w:rFonts w:ascii="Times New Roman" w:eastAsia="Times New Roman" w:hAnsi="Times New Roman" w:cs="Times New Roman"/>
          <w:i/>
          <w:iCs/>
          <w:color w:val="auto"/>
          <w:u w:val="single"/>
          <w:lang w:eastAsia="en-GB"/>
        </w:rPr>
        <w:t>Analysis of the biological implications of</w:t>
      </w:r>
      <w:r w:rsidR="00D54256">
        <w:rPr>
          <w:rFonts w:ascii="Times New Roman" w:eastAsia="Times New Roman" w:hAnsi="Times New Roman" w:cs="Times New Roman"/>
          <w:i/>
          <w:iCs/>
          <w:color w:val="auto"/>
          <w:u w:val="single"/>
          <w:lang w:eastAsia="en-GB"/>
        </w:rPr>
        <w:t xml:space="preserve"> metabolomic and proteomic </w:t>
      </w:r>
      <w:r w:rsidR="00A74114">
        <w:rPr>
          <w:rFonts w:ascii="Times New Roman" w:eastAsia="Times New Roman" w:hAnsi="Times New Roman" w:cs="Times New Roman"/>
          <w:i/>
          <w:iCs/>
          <w:color w:val="auto"/>
          <w:u w:val="single"/>
          <w:lang w:eastAsia="en-GB"/>
        </w:rPr>
        <w:t>differences</w:t>
      </w:r>
      <w:bookmarkEnd w:id="26"/>
    </w:p>
    <w:p w14:paraId="1300896E" w14:textId="59A6A9F4" w:rsidR="00AF064E" w:rsidRPr="00AF064E" w:rsidRDefault="00AF064E" w:rsidP="00AF064E">
      <w:pPr>
        <w:pStyle w:val="Heading4"/>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Combined pathway analysis of the metabolomic and proteomic data</w:t>
      </w:r>
    </w:p>
    <w:p w14:paraId="3852F7EB" w14:textId="78D52AD4" w:rsidR="00825AF2" w:rsidRPr="00701255" w:rsidRDefault="00701255" w:rsidP="00701255">
      <w:pPr>
        <w:spacing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A combined pathway analysis was executed on the output of both the metabolomic DA and proteomic DA and was carried out using PathVisio </w:t>
      </w:r>
      <w:r>
        <w:rPr>
          <w:rFonts w:ascii="Times New Roman" w:eastAsia="Times New Roman" w:hAnsi="Times New Roman" w:cs="Times New Roman"/>
          <w:color w:val="000000"/>
          <w:sz w:val="24"/>
          <w:szCs w:val="24"/>
          <w:lang w:eastAsia="en-GB"/>
        </w:rPr>
        <w:t>v</w:t>
      </w:r>
      <w:r w:rsidRPr="00251850">
        <w:rPr>
          <w:rFonts w:ascii="Times New Roman" w:eastAsia="Times New Roman" w:hAnsi="Times New Roman" w:cs="Times New Roman"/>
          <w:sz w:val="24"/>
          <w:szCs w:val="24"/>
          <w:lang w:eastAsia="en-GB"/>
        </w:rPr>
        <w:t xml:space="preserve">3.3.0 </w:t>
      </w:r>
      <w:r w:rsidR="004F6693">
        <w:rPr>
          <w:rFonts w:ascii="Times New Roman" w:eastAsia="Times New Roman" w:hAnsi="Times New Roman" w:cs="Times New Roman"/>
          <w:sz w:val="24"/>
          <w:szCs w:val="24"/>
          <w:lang w:eastAsia="en-GB"/>
        </w:rPr>
        <w:fldChar w:fldCharType="begin"/>
      </w:r>
      <w:r w:rsidR="004F6693">
        <w:rPr>
          <w:rFonts w:ascii="Times New Roman" w:eastAsia="Times New Roman" w:hAnsi="Times New Roman" w:cs="Times New Roman"/>
          <w:sz w:val="24"/>
          <w:szCs w:val="24"/>
          <w:lang w:eastAsia="en-GB"/>
        </w:rPr>
        <w:instrText xml:space="preserve"> ADDIN EN.CITE &lt;EndNote&gt;&lt;Cite&gt;&lt;Author&gt;Kutmon&lt;/Author&gt;&lt;Year&gt;2015&lt;/Year&gt;&lt;RecNum&gt;31&lt;/RecNum&gt;&lt;DisplayText&gt;(31)&lt;/DisplayText&gt;&lt;record&gt;&lt;rec-number&gt;31&lt;/rec-number&gt;&lt;foreign-keys&gt;&lt;key app="EN" db-id="5vrfsrrsq25exredw29vf0ejdxsprwatv9fp" timestamp="1593184121"&gt;31&lt;/key&gt;&lt;/foreign-keys&gt;&lt;ref-type name="Journal Article"&gt;17&lt;/ref-type&gt;&lt;contributors&gt;&lt;authors&gt;&lt;author&gt;Kutmon, Martina&lt;/author&gt;&lt;author&gt;van Iersel, Martijn P&lt;/author&gt;&lt;author&gt;Bohler, Anwesha&lt;/author&gt;&lt;author&gt;Kelder, Thomas&lt;/author&gt;&lt;author&gt;Nunes, Nuno&lt;/author&gt;&lt;author&gt;Pico, Alexander R&lt;/author&gt;&lt;author&gt;Evelo, Chris T&lt;/author&gt;&lt;/authors&gt;&lt;/contributors&gt;&lt;titles&gt;&lt;title&gt;PathVisio 3: an extendable pathway analysis toolbox&lt;/title&gt;&lt;secondary-title&gt;PLoS Comput Biol&lt;/secondary-title&gt;&lt;/titles&gt;&lt;periodical&gt;&lt;full-title&gt;PLoS Comput Biol&lt;/full-title&gt;&lt;/periodical&gt;&lt;pages&gt;e1004085&lt;/pages&gt;&lt;volume&gt;11&lt;/volume&gt;&lt;number&gt;2&lt;/number&gt;&lt;dates&gt;&lt;year&gt;2015&lt;/year&gt;&lt;/dates&gt;&lt;isbn&gt;1553-7358&lt;/isbn&gt;&lt;urls&gt;&lt;/urls&gt;&lt;/record&gt;&lt;/Cite&gt;&lt;/EndNote&gt;</w:instrText>
      </w:r>
      <w:r w:rsidR="004F6693">
        <w:rPr>
          <w:rFonts w:ascii="Times New Roman" w:eastAsia="Times New Roman" w:hAnsi="Times New Roman" w:cs="Times New Roman"/>
          <w:sz w:val="24"/>
          <w:szCs w:val="24"/>
          <w:lang w:eastAsia="en-GB"/>
        </w:rPr>
        <w:fldChar w:fldCharType="separate"/>
      </w:r>
      <w:r w:rsidR="004F6693">
        <w:rPr>
          <w:rFonts w:ascii="Times New Roman" w:eastAsia="Times New Roman" w:hAnsi="Times New Roman" w:cs="Times New Roman"/>
          <w:noProof/>
          <w:sz w:val="24"/>
          <w:szCs w:val="24"/>
          <w:lang w:eastAsia="en-GB"/>
        </w:rPr>
        <w:t>(31)</w:t>
      </w:r>
      <w:r w:rsidR="004F6693">
        <w:rPr>
          <w:rFonts w:ascii="Times New Roman" w:eastAsia="Times New Roman" w:hAnsi="Times New Roman" w:cs="Times New Roman"/>
          <w:sz w:val="24"/>
          <w:szCs w:val="24"/>
          <w:lang w:eastAsia="en-GB"/>
        </w:rPr>
        <w:fldChar w:fldCharType="end"/>
      </w:r>
      <w:r w:rsidR="004F6693">
        <w:rPr>
          <w:rFonts w:ascii="Times New Roman" w:eastAsia="Times New Roman" w:hAnsi="Times New Roman" w:cs="Times New Roman"/>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and </w:t>
      </w:r>
      <w:proofErr w:type="spellStart"/>
      <w:r w:rsidRPr="00AB7B0F">
        <w:rPr>
          <w:rFonts w:ascii="Times New Roman" w:eastAsia="Times New Roman" w:hAnsi="Times New Roman" w:cs="Times New Roman"/>
          <w:color w:val="000000"/>
          <w:sz w:val="24"/>
          <w:szCs w:val="24"/>
          <w:lang w:eastAsia="en-GB"/>
        </w:rPr>
        <w:t>MetaboAnalyst</w:t>
      </w:r>
      <w:proofErr w:type="spellEnd"/>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v.3.0</w:t>
      </w:r>
      <w:r w:rsidRPr="00AB7B0F">
        <w:rPr>
          <w:rFonts w:ascii="Times New Roman" w:eastAsia="Times New Roman" w:hAnsi="Times New Roman" w:cs="Times New Roman"/>
          <w:color w:val="000000"/>
          <w:sz w:val="24"/>
          <w:szCs w:val="24"/>
          <w:lang w:eastAsia="en-GB"/>
        </w:rPr>
        <w:t xml:space="preserve"> </w:t>
      </w:r>
      <w:r w:rsidR="00686704">
        <w:rPr>
          <w:rFonts w:ascii="Times New Roman" w:eastAsia="Times New Roman" w:hAnsi="Times New Roman" w:cs="Times New Roman"/>
          <w:color w:val="000000"/>
          <w:sz w:val="24"/>
          <w:szCs w:val="24"/>
          <w:lang w:eastAsia="en-GB"/>
        </w:rPr>
        <w:fldChar w:fldCharType="begin"/>
      </w:r>
      <w:r w:rsidR="00686704">
        <w:rPr>
          <w:rFonts w:ascii="Times New Roman" w:eastAsia="Times New Roman" w:hAnsi="Times New Roman" w:cs="Times New Roman"/>
          <w:color w:val="000000"/>
          <w:sz w:val="24"/>
          <w:szCs w:val="24"/>
          <w:lang w:eastAsia="en-GB"/>
        </w:rPr>
        <w:instrText xml:space="preserve"> ADDIN EN.CITE &lt;EndNote&gt;&lt;Cite&gt;&lt;Author&gt;Chong&lt;/Author&gt;&lt;Year&gt;2019&lt;/Year&gt;&lt;RecNum&gt;32&lt;/RecNum&gt;&lt;DisplayText&gt;(32)&lt;/DisplayText&gt;&lt;record&gt;&lt;rec-number&gt;32&lt;/rec-number&gt;&lt;foreign-keys&gt;&lt;key app="EN" db-id="5vrfsrrsq25exredw29vf0ejdxsprwatv9fp" timestamp="1593184163"&gt;32&lt;/key&gt;&lt;/foreign-keys&gt;&lt;ref-type name="Journal Article"&gt;17&lt;/ref-type&gt;&lt;contributors&gt;&lt;authors&gt;&lt;author&gt;Chong, Jasmine&lt;/author&gt;&lt;author&gt;Wishart, David S&lt;/author&gt;&lt;author&gt;Xia, Jianguo&lt;/author&gt;&lt;/authors&gt;&lt;/contributors&gt;&lt;titles&gt;&lt;title&gt;Using MetaboAnalyst 4.0 for comprehensive and integrative metabolomics data analysis&lt;/title&gt;&lt;secondary-title&gt;Current protocols in bioinformatics&lt;/secondary-title&gt;&lt;/titles&gt;&lt;periodical&gt;&lt;full-title&gt;Current protocols in bioinformatics&lt;/full-title&gt;&lt;/periodical&gt;&lt;pages&gt;e86&lt;/pages&gt;&lt;volume&gt;68&lt;/volume&gt;&lt;number&gt;1&lt;/number&gt;&lt;dates&gt;&lt;year&gt;2019&lt;/year&gt;&lt;/dates&gt;&lt;isbn&gt;1934-3396&lt;/isbn&gt;&lt;urls&gt;&lt;/urls&gt;&lt;/record&gt;&lt;/Cite&gt;&lt;/EndNote&gt;</w:instrText>
      </w:r>
      <w:r w:rsidR="00686704">
        <w:rPr>
          <w:rFonts w:ascii="Times New Roman" w:eastAsia="Times New Roman" w:hAnsi="Times New Roman" w:cs="Times New Roman"/>
          <w:color w:val="000000"/>
          <w:sz w:val="24"/>
          <w:szCs w:val="24"/>
          <w:lang w:eastAsia="en-GB"/>
        </w:rPr>
        <w:fldChar w:fldCharType="separate"/>
      </w:r>
      <w:r w:rsidR="00686704">
        <w:rPr>
          <w:rFonts w:ascii="Times New Roman" w:eastAsia="Times New Roman" w:hAnsi="Times New Roman" w:cs="Times New Roman"/>
          <w:noProof/>
          <w:color w:val="000000"/>
          <w:sz w:val="24"/>
          <w:szCs w:val="24"/>
          <w:lang w:eastAsia="en-GB"/>
        </w:rPr>
        <w:t>(32)</w:t>
      </w:r>
      <w:r w:rsidR="00686704">
        <w:rPr>
          <w:rFonts w:ascii="Times New Roman" w:eastAsia="Times New Roman" w:hAnsi="Times New Roman" w:cs="Times New Roman"/>
          <w:color w:val="000000"/>
          <w:sz w:val="24"/>
          <w:szCs w:val="24"/>
          <w:lang w:eastAsia="en-GB"/>
        </w:rPr>
        <w:fldChar w:fldCharType="end"/>
      </w:r>
      <w:r w:rsidR="00686704">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This allowed for the most likely altered biological pathways in the IR subjects compared to the IS subjects to be determined. </w:t>
      </w:r>
    </w:p>
    <w:p w14:paraId="396C20FA" w14:textId="77777777" w:rsidR="00DC1A61" w:rsidRPr="00AB7B0F" w:rsidRDefault="00DC1A61" w:rsidP="00DC1A61">
      <w:pPr>
        <w:pStyle w:val="Heading5"/>
        <w:numPr>
          <w:ilvl w:val="0"/>
          <w:numId w:val="2"/>
        </w:numPr>
        <w:spacing w:line="360" w:lineRule="auto"/>
        <w:jc w:val="both"/>
        <w:rPr>
          <w:rFonts w:ascii="Times New Roman" w:eastAsia="Times New Roman" w:hAnsi="Times New Roman" w:cs="Times New Roman"/>
          <w:color w:val="auto"/>
          <w:sz w:val="24"/>
          <w:szCs w:val="24"/>
          <w:lang w:eastAsia="en-GB"/>
        </w:rPr>
      </w:pPr>
      <w:r w:rsidRPr="00AB7B0F">
        <w:rPr>
          <w:rFonts w:ascii="Times New Roman" w:eastAsia="Times New Roman" w:hAnsi="Times New Roman" w:cs="Times New Roman"/>
          <w:color w:val="auto"/>
          <w:sz w:val="24"/>
          <w:szCs w:val="24"/>
          <w:lang w:eastAsia="en-GB"/>
        </w:rPr>
        <w:t>Data pre-processing</w:t>
      </w:r>
    </w:p>
    <w:p w14:paraId="3E3EA411" w14:textId="1D7B3E0A"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Since the compounds in both DA output files were not annotated with </w:t>
      </w:r>
      <w:r w:rsidRPr="00AB7B0F">
        <w:rPr>
          <w:rFonts w:ascii="Times New Roman" w:eastAsia="Times New Roman" w:hAnsi="Times New Roman" w:cs="Times New Roman"/>
          <w:color w:val="FF9900"/>
          <w:sz w:val="24"/>
          <w:szCs w:val="24"/>
          <w:lang w:eastAsia="en-GB"/>
        </w:rPr>
        <w:t xml:space="preserve">identifiers from </w:t>
      </w:r>
      <w:r w:rsidR="00A74114">
        <w:rPr>
          <w:rFonts w:ascii="Times New Roman" w:eastAsia="Times New Roman" w:hAnsi="Times New Roman" w:cs="Times New Roman"/>
          <w:color w:val="FF9900"/>
          <w:sz w:val="24"/>
          <w:szCs w:val="24"/>
          <w:lang w:eastAsia="en-GB"/>
        </w:rPr>
        <w:t>commonly used</w:t>
      </w:r>
      <w:r w:rsidRPr="00AB7B0F">
        <w:rPr>
          <w:rFonts w:ascii="Times New Roman" w:eastAsia="Times New Roman" w:hAnsi="Times New Roman" w:cs="Times New Roman"/>
          <w:color w:val="FF9900"/>
          <w:sz w:val="24"/>
          <w:szCs w:val="24"/>
          <w:lang w:eastAsia="en-GB"/>
        </w:rPr>
        <w:t xml:space="preserve"> database</w:t>
      </w:r>
      <w:r w:rsidR="00E115B9">
        <w:rPr>
          <w:rFonts w:ascii="Times New Roman" w:eastAsia="Times New Roman" w:hAnsi="Times New Roman" w:cs="Times New Roman"/>
          <w:color w:val="FF9900"/>
          <w:sz w:val="24"/>
          <w:szCs w:val="24"/>
          <w:lang w:eastAsia="en-GB"/>
        </w:rPr>
        <w:t>s</w:t>
      </w:r>
      <w:r w:rsidRPr="00AB7B0F">
        <w:rPr>
          <w:rFonts w:ascii="Times New Roman" w:eastAsia="Times New Roman" w:hAnsi="Times New Roman" w:cs="Times New Roman"/>
          <w:color w:val="000000"/>
          <w:sz w:val="24"/>
          <w:szCs w:val="24"/>
          <w:lang w:eastAsia="en-GB"/>
        </w:rPr>
        <w:t>, the compound IDs were changed so that they could be recognized by the utilized pathway analysis tools. </w:t>
      </w:r>
    </w:p>
    <w:p w14:paraId="0428F706" w14:textId="798026EC" w:rsidR="008032C3" w:rsidRPr="008B36FF" w:rsidRDefault="008032C3" w:rsidP="008032C3">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In respect to the metabolome DA results, identifiers unique to the T2D iHMP study were replaced with corresponding HMDB identifiers using the metabolite annotation datafile available from the iHMP website.</w:t>
      </w:r>
      <w:r w:rsidR="004574A0">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Furthermore, some of the</w:t>
      </w:r>
      <w:r w:rsidR="008B36F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HMDB identifiers in </w:t>
      </w:r>
      <w:r w:rsidR="00A662E8">
        <w:rPr>
          <w:rFonts w:ascii="Times New Roman" w:eastAsia="Times New Roman" w:hAnsi="Times New Roman" w:cs="Times New Roman"/>
          <w:color w:val="000000"/>
          <w:sz w:val="24"/>
          <w:szCs w:val="24"/>
          <w:lang w:eastAsia="en-GB"/>
        </w:rPr>
        <w:t>this</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lastRenderedPageBreak/>
        <w:t>metabolite annotation datafile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were not able to be recognized by PathVisio. These identifiers were then changed to HMDB identifiers that could be recognized by PathVis</w:t>
      </w:r>
      <w:r w:rsidR="00A662E8">
        <w:rPr>
          <w:rFonts w:ascii="Times New Roman" w:eastAsia="Times New Roman" w:hAnsi="Times New Roman" w:cs="Times New Roman"/>
          <w:color w:val="000000"/>
          <w:sz w:val="24"/>
          <w:szCs w:val="24"/>
          <w:lang w:eastAsia="en-GB"/>
        </w:rPr>
        <w:t>i</w:t>
      </w:r>
      <w:r w:rsidRPr="00AB7B0F">
        <w:rPr>
          <w:rFonts w:ascii="Times New Roman" w:eastAsia="Times New Roman" w:hAnsi="Times New Roman" w:cs="Times New Roman"/>
          <w:color w:val="000000"/>
          <w:sz w:val="24"/>
          <w:szCs w:val="24"/>
          <w:lang w:eastAsia="en-GB"/>
        </w:rPr>
        <w:t>o</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226E3C">
        <w:rPr>
          <w:rFonts w:ascii="Times New Roman" w:eastAsia="Times New Roman" w:hAnsi="Times New Roman" w:cs="Times New Roman"/>
          <w:color w:val="000000"/>
          <w:sz w:val="24"/>
          <w:szCs w:val="24"/>
          <w:lang w:eastAsia="en-GB"/>
        </w:rPr>
        <w:t>3</w:t>
      </w:r>
      <w:r w:rsidRPr="00AB7B0F">
        <w:rPr>
          <w:rFonts w:ascii="Times New Roman" w:eastAsia="Times New Roman" w:hAnsi="Times New Roman" w:cs="Times New Roman"/>
          <w:color w:val="000000"/>
          <w:sz w:val="24"/>
          <w:szCs w:val="24"/>
          <w:lang w:eastAsia="en-GB"/>
        </w:rPr>
        <w:t>)</w:t>
      </w:r>
    </w:p>
    <w:p w14:paraId="3299424D" w14:textId="3B294E4D"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As for the proteome DA results, most identifiers corresponded to HGNC annotations</w:t>
      </w:r>
      <w:r>
        <w:rPr>
          <w:rFonts w:ascii="Times New Roman" w:eastAsia="Times New Roman" w:hAnsi="Times New Roman" w:cs="Times New Roman"/>
          <w:color w:val="000000"/>
          <w:sz w:val="24"/>
          <w:szCs w:val="24"/>
          <w:lang w:eastAsia="en-GB"/>
        </w:rPr>
        <w:t>, however,</w:t>
      </w:r>
      <w:r w:rsidRPr="00AB7B0F">
        <w:rPr>
          <w:rFonts w:ascii="Times New Roman" w:eastAsia="Times New Roman" w:hAnsi="Times New Roman" w:cs="Times New Roman"/>
          <w:color w:val="000000"/>
          <w:sz w:val="24"/>
          <w:szCs w:val="24"/>
          <w:lang w:eastAsia="en-GB"/>
        </w:rPr>
        <w:t xml:space="preserve"> some did not</w:t>
      </w:r>
      <w:r w:rsidR="00A854CF">
        <w:rPr>
          <w:rFonts w:ascii="Times New Roman" w:eastAsia="Times New Roman" w:hAnsi="Times New Roman" w:cs="Times New Roman"/>
          <w:color w:val="000000"/>
          <w:sz w:val="24"/>
          <w:szCs w:val="24"/>
          <w:lang w:eastAsia="en-GB"/>
        </w:rPr>
        <w:t xml:space="preserve"> correspond directly</w:t>
      </w:r>
      <w:r w:rsidRPr="00AB7B0F">
        <w:rPr>
          <w:rFonts w:ascii="Times New Roman" w:eastAsia="Times New Roman" w:hAnsi="Times New Roman" w:cs="Times New Roman"/>
          <w:color w:val="000000"/>
          <w:sz w:val="24"/>
          <w:szCs w:val="24"/>
          <w:lang w:eastAsia="en-GB"/>
        </w:rPr>
        <w:t>. As there was no datafile relat</w:t>
      </w:r>
      <w:r>
        <w:rPr>
          <w:rFonts w:ascii="Times New Roman" w:eastAsia="Times New Roman" w:hAnsi="Times New Roman" w:cs="Times New Roman"/>
          <w:color w:val="000000"/>
          <w:sz w:val="24"/>
          <w:szCs w:val="24"/>
          <w:lang w:eastAsia="en-GB"/>
        </w:rPr>
        <w:t>ed</w:t>
      </w:r>
      <w:r w:rsidRPr="00AB7B0F">
        <w:rPr>
          <w:rFonts w:ascii="Times New Roman" w:eastAsia="Times New Roman" w:hAnsi="Times New Roman" w:cs="Times New Roman"/>
          <w:color w:val="000000"/>
          <w:sz w:val="24"/>
          <w:szCs w:val="24"/>
          <w:lang w:eastAsia="en-GB"/>
        </w:rPr>
        <w:t xml:space="preserve"> to the protein identifiers on the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iHMP website, a search </w:t>
      </w:r>
      <w:r w:rsidR="000B609C" w:rsidRPr="00AB7B0F">
        <w:rPr>
          <w:rFonts w:ascii="Times New Roman" w:eastAsia="Times New Roman" w:hAnsi="Times New Roman" w:cs="Times New Roman"/>
          <w:color w:val="000000"/>
          <w:sz w:val="24"/>
          <w:szCs w:val="24"/>
          <w:lang w:eastAsia="en-GB"/>
        </w:rPr>
        <w:t xml:space="preserve">of the non-HGNC identifiers </w:t>
      </w:r>
      <w:r w:rsidR="000B609C">
        <w:rPr>
          <w:rFonts w:ascii="Times New Roman" w:eastAsia="Times New Roman" w:hAnsi="Times New Roman" w:cs="Times New Roman"/>
          <w:color w:val="000000"/>
          <w:sz w:val="24"/>
          <w:szCs w:val="24"/>
          <w:lang w:eastAsia="en-GB"/>
        </w:rPr>
        <w:t>using well-known databases (such as KEGG</w:t>
      </w:r>
      <w:r w:rsidR="00190662">
        <w:rPr>
          <w:rFonts w:ascii="Times New Roman" w:eastAsia="Times New Roman" w:hAnsi="Times New Roman" w:cs="Times New Roman"/>
          <w:color w:val="000000"/>
          <w:sz w:val="24"/>
          <w:szCs w:val="24"/>
          <w:lang w:eastAsia="en-GB"/>
        </w:rPr>
        <w:t xml:space="preserve"> </w:t>
      </w:r>
      <w:r w:rsidR="00190662">
        <w:rPr>
          <w:rFonts w:ascii="Times New Roman" w:eastAsia="Times New Roman" w:hAnsi="Times New Roman" w:cs="Times New Roman"/>
          <w:color w:val="000000"/>
          <w:sz w:val="24"/>
          <w:szCs w:val="24"/>
          <w:lang w:eastAsia="en-GB"/>
        </w:rPr>
        <w:fldChar w:fldCharType="begin"/>
      </w:r>
      <w:r w:rsidR="00190662">
        <w:rPr>
          <w:rFonts w:ascii="Times New Roman" w:eastAsia="Times New Roman" w:hAnsi="Times New Roman" w:cs="Times New Roman"/>
          <w:color w:val="000000"/>
          <w:sz w:val="24"/>
          <w:szCs w:val="24"/>
          <w:lang w:eastAsia="en-GB"/>
        </w:rPr>
        <w:instrText xml:space="preserve"> ADDIN EN.CITE &lt;EndNote&gt;&lt;Cite&gt;&lt;Author&gt;Kanehisa&lt;/Author&gt;&lt;Year&gt;2019&lt;/Year&gt;&lt;RecNum&gt;33&lt;/RecNum&gt;&lt;DisplayText&gt;(33)&lt;/DisplayText&gt;&lt;record&gt;&lt;rec-number&gt;33&lt;/rec-number&gt;&lt;foreign-keys&gt;&lt;key app="EN" db-id="5vrfsrrsq25exredw29vf0ejdxsprwatv9fp" timestamp="1593184259"&gt;33&lt;/key&gt;&lt;/foreign-keys&gt;&lt;ref-type name="Journal Article"&gt;17&lt;/ref-type&gt;&lt;contributors&gt;&lt;authors&gt;&lt;author&gt;Kanehisa, Minoru&lt;/author&gt;&lt;/authors&gt;&lt;/contributors&gt;&lt;titles&gt;&lt;title&gt;Toward understanding the origin and evolution of cellular organisms&lt;/title&gt;&lt;secondary-title&gt;Protein Science&lt;/secondary-title&gt;&lt;/titles&gt;&lt;periodical&gt;&lt;full-title&gt;Protein Science&lt;/full-title&gt;&lt;/periodical&gt;&lt;pages&gt;1947-1951&lt;/pages&gt;&lt;volume&gt;28&lt;/volume&gt;&lt;number&gt;11&lt;/number&gt;&lt;dates&gt;&lt;year&gt;2019&lt;/year&gt;&lt;/dates&gt;&lt;isbn&gt;0961-8368&lt;/isbn&gt;&lt;urls&gt;&lt;/urls&gt;&lt;/record&gt;&lt;/Cite&gt;&lt;/EndNote&gt;</w:instrText>
      </w:r>
      <w:r w:rsidR="00190662">
        <w:rPr>
          <w:rFonts w:ascii="Times New Roman" w:eastAsia="Times New Roman" w:hAnsi="Times New Roman" w:cs="Times New Roman"/>
          <w:color w:val="000000"/>
          <w:sz w:val="24"/>
          <w:szCs w:val="24"/>
          <w:lang w:eastAsia="en-GB"/>
        </w:rPr>
        <w:fldChar w:fldCharType="separate"/>
      </w:r>
      <w:r w:rsidR="00190662">
        <w:rPr>
          <w:rFonts w:ascii="Times New Roman" w:eastAsia="Times New Roman" w:hAnsi="Times New Roman" w:cs="Times New Roman"/>
          <w:noProof/>
          <w:color w:val="000000"/>
          <w:sz w:val="24"/>
          <w:szCs w:val="24"/>
          <w:lang w:eastAsia="en-GB"/>
        </w:rPr>
        <w:t>(33)</w:t>
      </w:r>
      <w:r w:rsidR="00190662">
        <w:rPr>
          <w:rFonts w:ascii="Times New Roman" w:eastAsia="Times New Roman" w:hAnsi="Times New Roman" w:cs="Times New Roman"/>
          <w:color w:val="000000"/>
          <w:sz w:val="24"/>
          <w:szCs w:val="24"/>
          <w:lang w:eastAsia="en-GB"/>
        </w:rPr>
        <w:fldChar w:fldCharType="end"/>
      </w:r>
      <w:r w:rsidR="00190662">
        <w:rPr>
          <w:rFonts w:ascii="Times New Roman" w:eastAsia="Times New Roman" w:hAnsi="Times New Roman" w:cs="Times New Roman"/>
          <w:color w:val="000000"/>
          <w:sz w:val="24"/>
          <w:szCs w:val="24"/>
          <w:lang w:eastAsia="en-GB"/>
        </w:rPr>
        <w:t xml:space="preserve"> </w:t>
      </w:r>
      <w:r w:rsidR="000B609C">
        <w:rPr>
          <w:rFonts w:ascii="Times New Roman" w:eastAsia="Times New Roman" w:hAnsi="Times New Roman" w:cs="Times New Roman"/>
          <w:color w:val="000000"/>
          <w:sz w:val="24"/>
          <w:szCs w:val="24"/>
          <w:lang w:eastAsia="en-GB"/>
        </w:rPr>
        <w:t>and C</w:t>
      </w:r>
      <w:r w:rsidR="001941B1">
        <w:rPr>
          <w:rFonts w:ascii="Times New Roman" w:eastAsia="Times New Roman" w:hAnsi="Times New Roman" w:cs="Times New Roman"/>
          <w:color w:val="000000"/>
          <w:sz w:val="24"/>
          <w:szCs w:val="24"/>
          <w:lang w:eastAsia="en-GB"/>
        </w:rPr>
        <w:t>h</w:t>
      </w:r>
      <w:r w:rsidR="000B609C">
        <w:rPr>
          <w:rFonts w:ascii="Times New Roman" w:eastAsia="Times New Roman" w:hAnsi="Times New Roman" w:cs="Times New Roman"/>
          <w:color w:val="000000"/>
          <w:sz w:val="24"/>
          <w:szCs w:val="24"/>
          <w:lang w:eastAsia="en-GB"/>
        </w:rPr>
        <w:t>EBI</w:t>
      </w:r>
      <w:r w:rsidR="0064124B">
        <w:rPr>
          <w:rFonts w:ascii="Times New Roman" w:eastAsia="Times New Roman" w:hAnsi="Times New Roman" w:cs="Times New Roman"/>
          <w:color w:val="000000"/>
          <w:sz w:val="24"/>
          <w:szCs w:val="24"/>
          <w:lang w:eastAsia="en-GB"/>
        </w:rPr>
        <w:t xml:space="preserve"> </w:t>
      </w:r>
      <w:r w:rsidR="004E09EE">
        <w:rPr>
          <w:rFonts w:ascii="Times New Roman" w:eastAsia="Times New Roman" w:hAnsi="Times New Roman" w:cs="Times New Roman"/>
          <w:color w:val="000000"/>
          <w:sz w:val="24"/>
          <w:szCs w:val="24"/>
          <w:lang w:eastAsia="en-GB"/>
        </w:rPr>
        <w:fldChar w:fldCharType="begin"/>
      </w:r>
      <w:r w:rsidR="004E09EE">
        <w:rPr>
          <w:rFonts w:ascii="Times New Roman" w:eastAsia="Times New Roman" w:hAnsi="Times New Roman" w:cs="Times New Roman"/>
          <w:color w:val="000000"/>
          <w:sz w:val="24"/>
          <w:szCs w:val="24"/>
          <w:lang w:eastAsia="en-GB"/>
        </w:rPr>
        <w:instrText xml:space="preserve"> ADDIN EN.CITE &lt;EndNote&gt;&lt;Cite&gt;&lt;Author&gt;Hastings&lt;/Author&gt;&lt;Year&gt;2016&lt;/Year&gt;&lt;RecNum&gt;34&lt;/RecNum&gt;&lt;DisplayText&gt;(34)&lt;/DisplayText&gt;&lt;record&gt;&lt;rec-number&gt;34&lt;/rec-number&gt;&lt;foreign-keys&gt;&lt;key app="EN" db-id="5vrfsrrsq25exredw29vf0ejdxsprwatv9fp" timestamp="1593184337"&gt;34&lt;/key&gt;&lt;/foreign-keys&gt;&lt;ref-type name="Journal Article"&gt;17&lt;/ref-type&gt;&lt;contributors&gt;&lt;authors&gt;&lt;author&gt;Hastings, Janna&lt;/author&gt;&lt;author&gt;Owen, Gareth&lt;/author&gt;&lt;author&gt;Dekker, Adriano&lt;/author&gt;&lt;author&gt;Ennis, Marcus&lt;/author&gt;&lt;author&gt;Kale, Namrata&lt;/author&gt;&lt;author&gt;Muthukrishnan, Venkatesh&lt;/author&gt;&lt;author&gt;Turner, Steve&lt;/author&gt;&lt;author&gt;Swainston, Neil&lt;/author&gt;&lt;author&gt;Mendes, Pedro&lt;/author&gt;&lt;author&gt;Steinbeck, Christoph&lt;/author&gt;&lt;/authors&gt;&lt;/contributors&gt;&lt;titles&gt;&lt;title&gt;ChEBI in 2016: Improved services and an expanding collection of metabolites&lt;/title&gt;&lt;secondary-title&gt;Nucleic acids research&lt;/secondary-title&gt;&lt;/titles&gt;&lt;periodical&gt;&lt;full-title&gt;Nucleic acids research&lt;/full-title&gt;&lt;/periodical&gt;&lt;pages&gt;D1214-D1219&lt;/pages&gt;&lt;volume&gt;44&lt;/volume&gt;&lt;number&gt;D1&lt;/number&gt;&lt;dates&gt;&lt;year&gt;2016&lt;/year&gt;&lt;/dates&gt;&lt;isbn&gt;1362-4962&lt;/isbn&gt;&lt;urls&gt;&lt;/urls&gt;&lt;/record&gt;&lt;/Cite&gt;&lt;/EndNote&gt;</w:instrText>
      </w:r>
      <w:r w:rsidR="004E09EE">
        <w:rPr>
          <w:rFonts w:ascii="Times New Roman" w:eastAsia="Times New Roman" w:hAnsi="Times New Roman" w:cs="Times New Roman"/>
          <w:color w:val="000000"/>
          <w:sz w:val="24"/>
          <w:szCs w:val="24"/>
          <w:lang w:eastAsia="en-GB"/>
        </w:rPr>
        <w:fldChar w:fldCharType="separate"/>
      </w:r>
      <w:r w:rsidR="004E09EE">
        <w:rPr>
          <w:rFonts w:ascii="Times New Roman" w:eastAsia="Times New Roman" w:hAnsi="Times New Roman" w:cs="Times New Roman"/>
          <w:noProof/>
          <w:color w:val="000000"/>
          <w:sz w:val="24"/>
          <w:szCs w:val="24"/>
          <w:lang w:eastAsia="en-GB"/>
        </w:rPr>
        <w:t>(34)</w:t>
      </w:r>
      <w:r w:rsidR="004E09EE">
        <w:rPr>
          <w:rFonts w:ascii="Times New Roman" w:eastAsia="Times New Roman" w:hAnsi="Times New Roman" w:cs="Times New Roman"/>
          <w:color w:val="000000"/>
          <w:sz w:val="24"/>
          <w:szCs w:val="24"/>
          <w:lang w:eastAsia="en-GB"/>
        </w:rPr>
        <w:fldChar w:fldCharType="end"/>
      </w:r>
      <w:r w:rsidR="00BB7416">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was done to replace the</w:t>
      </w:r>
      <w:r w:rsidR="0064124B">
        <w:rPr>
          <w:rFonts w:ascii="Times New Roman" w:eastAsia="Times New Roman" w:hAnsi="Times New Roman" w:cs="Times New Roman"/>
          <w:color w:val="000000"/>
          <w:sz w:val="24"/>
          <w:szCs w:val="24"/>
          <w:lang w:eastAsia="en-GB"/>
        </w:rPr>
        <w:t>m</w:t>
      </w:r>
      <w:r w:rsidRPr="00AB7B0F">
        <w:rPr>
          <w:rFonts w:ascii="Times New Roman" w:eastAsia="Times New Roman" w:hAnsi="Times New Roman" w:cs="Times New Roman"/>
          <w:color w:val="000000"/>
          <w:sz w:val="24"/>
          <w:szCs w:val="24"/>
          <w:lang w:eastAsia="en-GB"/>
        </w:rPr>
        <w:t xml:space="preserve"> with an equivalent HGNC identifier (</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226E3C">
        <w:rPr>
          <w:rFonts w:ascii="Times New Roman" w:eastAsia="Times New Roman" w:hAnsi="Times New Roman" w:cs="Times New Roman"/>
          <w:color w:val="000000"/>
          <w:sz w:val="24"/>
          <w:szCs w:val="24"/>
          <w:lang w:eastAsia="en-GB"/>
        </w:rPr>
        <w:t>4</w:t>
      </w:r>
      <w:r w:rsidRPr="00AB7B0F">
        <w:rPr>
          <w:rFonts w:ascii="Times New Roman" w:eastAsia="Times New Roman" w:hAnsi="Times New Roman" w:cs="Times New Roman"/>
          <w:color w:val="000000"/>
          <w:sz w:val="24"/>
          <w:szCs w:val="24"/>
          <w:lang w:eastAsia="en-GB"/>
        </w:rPr>
        <w:t>). </w:t>
      </w:r>
    </w:p>
    <w:p w14:paraId="3C914263" w14:textId="77777777" w:rsidR="008032C3" w:rsidRPr="00AB7B0F" w:rsidRDefault="008032C3" w:rsidP="008032C3">
      <w:pPr>
        <w:spacing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The resulting metabolomic and proteomic data containing the correct identifiers was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then combined into one Excel file in order to be used with PathVisio. </w:t>
      </w:r>
    </w:p>
    <w:p w14:paraId="37CCAC75" w14:textId="7E1E9F3A" w:rsidR="008032C3" w:rsidRPr="008B36FF" w:rsidRDefault="001F5CFE" w:rsidP="008032C3">
      <w:pPr>
        <w:pStyle w:val="Heading5"/>
        <w:numPr>
          <w:ilvl w:val="0"/>
          <w:numId w:val="2"/>
        </w:numPr>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Pathway analysis </w:t>
      </w:r>
    </w:p>
    <w:p w14:paraId="12BB52DF" w14:textId="0DE0717C" w:rsidR="008C27F4" w:rsidRDefault="00420ACB" w:rsidP="00CF4DA2">
      <w:pPr>
        <w:spacing w:after="0" w:line="360" w:lineRule="auto"/>
        <w:jc w:val="both"/>
        <w:rPr>
          <w:rFonts w:ascii="Times New Roman" w:eastAsia="Times New Roman" w:hAnsi="Times New Roman" w:cs="Times New Roman"/>
          <w:color w:val="000000"/>
          <w:sz w:val="24"/>
          <w:szCs w:val="24"/>
          <w:lang w:eastAsia="en-GB"/>
        </w:rPr>
      </w:pPr>
      <w:commentRangeStart w:id="27"/>
      <w:r>
        <w:rPr>
          <w:rFonts w:ascii="Times New Roman" w:eastAsia="Times New Roman" w:hAnsi="Times New Roman" w:cs="Times New Roman"/>
          <w:color w:val="000000"/>
          <w:sz w:val="24"/>
          <w:szCs w:val="24"/>
          <w:lang w:eastAsia="en-GB"/>
        </w:rPr>
        <w:t>The PathVisio pathway analysis</w:t>
      </w:r>
      <w:r w:rsidR="00CF4DA2" w:rsidRPr="00AB7B0F">
        <w:rPr>
          <w:rFonts w:ascii="Times New Roman" w:eastAsia="Times New Roman" w:hAnsi="Times New Roman" w:cs="Times New Roman"/>
          <w:color w:val="000000"/>
          <w:sz w:val="24"/>
          <w:szCs w:val="24"/>
          <w:lang w:eastAsia="en-GB"/>
        </w:rPr>
        <w:t xml:space="preserve"> was done using the combined DA results</w:t>
      </w:r>
      <w:r w:rsidR="006C28C1">
        <w:rPr>
          <w:rFonts w:ascii="Times New Roman" w:eastAsia="Times New Roman" w:hAnsi="Times New Roman" w:cs="Times New Roman"/>
          <w:color w:val="000000"/>
          <w:sz w:val="24"/>
          <w:szCs w:val="24"/>
          <w:lang w:eastAsia="en-GB"/>
        </w:rPr>
        <w:t xml:space="preserve"> </w:t>
      </w:r>
      <w:r w:rsidR="00A84E5D">
        <w:rPr>
          <w:rFonts w:ascii="Times New Roman" w:eastAsia="Times New Roman" w:hAnsi="Times New Roman" w:cs="Times New Roman"/>
          <w:color w:val="000000"/>
          <w:sz w:val="24"/>
          <w:szCs w:val="24"/>
          <w:lang w:eastAsia="en-GB"/>
        </w:rPr>
        <w:t>and</w:t>
      </w:r>
      <w:r w:rsidR="006C28C1">
        <w:rPr>
          <w:rFonts w:ascii="Times New Roman" w:eastAsia="Times New Roman" w:hAnsi="Times New Roman" w:cs="Times New Roman"/>
          <w:color w:val="000000"/>
          <w:sz w:val="24"/>
          <w:szCs w:val="24"/>
          <w:lang w:eastAsia="en-GB"/>
        </w:rPr>
        <w:t xml:space="preserve"> </w:t>
      </w:r>
      <w:r w:rsidR="00270560">
        <w:rPr>
          <w:rFonts w:ascii="Times New Roman" w:eastAsia="Times New Roman" w:hAnsi="Times New Roman" w:cs="Times New Roman"/>
          <w:color w:val="000000"/>
          <w:sz w:val="24"/>
          <w:szCs w:val="24"/>
          <w:lang w:eastAsia="en-GB"/>
        </w:rPr>
        <w:t xml:space="preserve">using </w:t>
      </w:r>
      <w:r w:rsidR="006C28C1">
        <w:rPr>
          <w:rFonts w:ascii="Times New Roman" w:eastAsia="Times New Roman" w:hAnsi="Times New Roman" w:cs="Times New Roman"/>
          <w:color w:val="000000"/>
          <w:sz w:val="24"/>
          <w:szCs w:val="24"/>
          <w:lang w:eastAsia="en-GB"/>
        </w:rPr>
        <w:t xml:space="preserve">the </w:t>
      </w:r>
      <w:proofErr w:type="spellStart"/>
      <w:r w:rsidR="00DF6B97">
        <w:rPr>
          <w:rFonts w:ascii="Times New Roman" w:eastAsia="Times New Roman" w:hAnsi="Times New Roman" w:cs="Times New Roman"/>
          <w:color w:val="000000"/>
          <w:sz w:val="24"/>
          <w:szCs w:val="24"/>
          <w:lang w:eastAsia="en-GB"/>
        </w:rPr>
        <w:t>BridgeDb</w:t>
      </w:r>
      <w:proofErr w:type="spellEnd"/>
      <w:r w:rsidR="00DF6B97">
        <w:rPr>
          <w:rFonts w:ascii="Times New Roman" w:eastAsia="Times New Roman" w:hAnsi="Times New Roman" w:cs="Times New Roman"/>
          <w:color w:val="000000"/>
          <w:sz w:val="24"/>
          <w:szCs w:val="24"/>
          <w:lang w:eastAsia="en-GB"/>
        </w:rPr>
        <w:t xml:space="preserve"> </w:t>
      </w:r>
      <w:r w:rsidR="00FE3BEE">
        <w:rPr>
          <w:rFonts w:ascii="Times New Roman" w:eastAsia="Times New Roman" w:hAnsi="Times New Roman" w:cs="Times New Roman"/>
          <w:color w:val="000000"/>
          <w:sz w:val="24"/>
          <w:szCs w:val="24"/>
          <w:lang w:eastAsia="en-GB"/>
        </w:rPr>
        <w:t xml:space="preserve">mapping databases for metabolites </w:t>
      </w:r>
      <w:r w:rsidR="009B42D0">
        <w:rPr>
          <w:rFonts w:ascii="Times New Roman" w:eastAsia="Times New Roman" w:hAnsi="Times New Roman" w:cs="Times New Roman"/>
          <w:color w:val="000000"/>
          <w:sz w:val="24"/>
          <w:szCs w:val="24"/>
          <w:lang w:eastAsia="en-GB"/>
        </w:rPr>
        <w:fldChar w:fldCharType="begin"/>
      </w:r>
      <w:r w:rsidR="00E21360">
        <w:rPr>
          <w:rFonts w:ascii="Times New Roman" w:eastAsia="Times New Roman" w:hAnsi="Times New Roman" w:cs="Times New Roman"/>
          <w:color w:val="000000"/>
          <w:sz w:val="24"/>
          <w:szCs w:val="24"/>
          <w:lang w:eastAsia="en-GB"/>
        </w:rPr>
        <w:instrText xml:space="preserve"> ADDIN EN.CITE &lt;EndNote&gt;&lt;Cite&gt;&lt;Author&gt;De Sl&lt;/Author&gt;&lt;Year&gt;2019&lt;/Year&gt;&lt;RecNum&gt;35&lt;/RecNum&gt;&lt;DisplayText&gt;(35)&lt;/DisplayText&gt;&lt;record&gt;&lt;rec-number&gt;35&lt;/rec-number&gt;&lt;foreign-keys&gt;&lt;key app="EN" db-id="5vrfsrrsq25exredw29vf0ejdxsprwatv9fp" timestamp="1593184756"&gt;35&lt;/key&gt;&lt;/foreign-keys&gt;&lt;ref-type name="Web Page"&gt;12&lt;/ref-type&gt;&lt;contributors&gt;&lt;authors&gt;&lt;author&gt;De Sl,&lt;/author&gt;&lt;/authors&gt;&lt;/contributors&gt;&lt;titles&gt;&lt;title&gt;Metabolite BridgeDb ID Mapping Database (20191025)&lt;/title&gt;&lt;/titles&gt;&lt;dates&gt;&lt;year&gt;2019&lt;/year&gt;&lt;/dates&gt;&lt;publisher&gt;figshare&lt;/publisher&gt;&lt;urls&gt;&lt;related-urls&gt;&lt;url&gt;https://doi.org/10.6084/m9.figshare.10048508.v1&lt;/url&gt;&lt;/related-urls&gt;&lt;/urls&gt;&lt;/record&gt;&lt;/Cite&gt;&lt;/EndNote&gt;</w:instrText>
      </w:r>
      <w:r w:rsidR="009B42D0">
        <w:rPr>
          <w:rFonts w:ascii="Times New Roman" w:eastAsia="Times New Roman" w:hAnsi="Times New Roman" w:cs="Times New Roman"/>
          <w:color w:val="000000"/>
          <w:sz w:val="24"/>
          <w:szCs w:val="24"/>
          <w:lang w:eastAsia="en-GB"/>
        </w:rPr>
        <w:fldChar w:fldCharType="separate"/>
      </w:r>
      <w:r w:rsidR="009B42D0">
        <w:rPr>
          <w:rFonts w:ascii="Times New Roman" w:eastAsia="Times New Roman" w:hAnsi="Times New Roman" w:cs="Times New Roman"/>
          <w:noProof/>
          <w:color w:val="000000"/>
          <w:sz w:val="24"/>
          <w:szCs w:val="24"/>
          <w:lang w:eastAsia="en-GB"/>
        </w:rPr>
        <w:t>(35)</w:t>
      </w:r>
      <w:r w:rsidR="009B42D0">
        <w:rPr>
          <w:rFonts w:ascii="Times New Roman" w:eastAsia="Times New Roman" w:hAnsi="Times New Roman" w:cs="Times New Roman"/>
          <w:color w:val="000000"/>
          <w:sz w:val="24"/>
          <w:szCs w:val="24"/>
          <w:lang w:eastAsia="en-GB"/>
        </w:rPr>
        <w:fldChar w:fldCharType="end"/>
      </w:r>
      <w:r w:rsidR="009B42D0">
        <w:rPr>
          <w:rFonts w:ascii="Times New Roman" w:eastAsia="Times New Roman" w:hAnsi="Times New Roman" w:cs="Times New Roman"/>
          <w:color w:val="000000"/>
          <w:sz w:val="24"/>
          <w:szCs w:val="24"/>
          <w:lang w:eastAsia="en-GB"/>
        </w:rPr>
        <w:t xml:space="preserve"> </w:t>
      </w:r>
      <w:r w:rsidR="00FE3BEE">
        <w:rPr>
          <w:rFonts w:ascii="Times New Roman" w:eastAsia="Times New Roman" w:hAnsi="Times New Roman" w:cs="Times New Roman"/>
          <w:color w:val="000000"/>
          <w:sz w:val="24"/>
          <w:szCs w:val="24"/>
          <w:lang w:eastAsia="en-GB"/>
        </w:rPr>
        <w:t xml:space="preserve">and human </w:t>
      </w:r>
      <w:r w:rsidR="00332FB2">
        <w:rPr>
          <w:rFonts w:ascii="Times New Roman" w:eastAsia="Times New Roman" w:hAnsi="Times New Roman" w:cs="Times New Roman"/>
          <w:color w:val="000000"/>
          <w:sz w:val="24"/>
          <w:szCs w:val="24"/>
          <w:lang w:eastAsia="en-GB"/>
        </w:rPr>
        <w:t>gene/protein ID</w:t>
      </w:r>
      <w:r w:rsidR="00FE3BEE">
        <w:rPr>
          <w:rFonts w:ascii="Times New Roman" w:eastAsia="Times New Roman" w:hAnsi="Times New Roman" w:cs="Times New Roman"/>
          <w:color w:val="000000"/>
          <w:sz w:val="24"/>
          <w:szCs w:val="24"/>
          <w:lang w:eastAsia="en-GB"/>
        </w:rPr>
        <w:t>s</w:t>
      </w:r>
      <w:r w:rsidR="00332FB2">
        <w:rPr>
          <w:rFonts w:ascii="Times New Roman" w:eastAsia="Times New Roman" w:hAnsi="Times New Roman" w:cs="Times New Roman"/>
          <w:color w:val="000000"/>
          <w:sz w:val="24"/>
          <w:szCs w:val="24"/>
          <w:lang w:eastAsia="en-GB"/>
        </w:rPr>
        <w:t xml:space="preserve"> </w:t>
      </w:r>
      <w:r w:rsidR="00E21360">
        <w:rPr>
          <w:rFonts w:ascii="Times New Roman" w:eastAsia="Times New Roman" w:hAnsi="Times New Roman" w:cs="Times New Roman"/>
          <w:color w:val="000000"/>
          <w:sz w:val="24"/>
          <w:szCs w:val="24"/>
          <w:lang w:eastAsia="en-GB"/>
        </w:rPr>
        <w:fldChar w:fldCharType="begin"/>
      </w:r>
      <w:r w:rsidR="00E21360">
        <w:rPr>
          <w:rFonts w:ascii="Times New Roman" w:eastAsia="Times New Roman" w:hAnsi="Times New Roman" w:cs="Times New Roman"/>
          <w:color w:val="000000"/>
          <w:sz w:val="24"/>
          <w:szCs w:val="24"/>
          <w:lang w:eastAsia="en-GB"/>
        </w:rPr>
        <w:instrText xml:space="preserve"> ADDIN EN.CITE &lt;EndNote&gt;&lt;Cite&gt;&lt;Author&gt;BiGCaT&lt;/Author&gt;&lt;Year&gt;2020&lt;/Year&gt;&lt;RecNum&gt;36&lt;/RecNum&gt;&lt;DisplayText&gt;(36)&lt;/DisplayText&gt;&lt;record&gt;&lt;rec-number&gt;36&lt;/rec-number&gt;&lt;foreign-keys&gt;&lt;key app="EN" db-id="5vrfsrrsq25exredw29vf0ejdxsprwatv9fp" timestamp="1593185173"&gt;36&lt;/key&gt;&lt;/foreign-keys&gt;&lt;ref-type name="Web Page"&gt;12&lt;/ref-type&gt;&lt;contributors&gt;&lt;authors&gt;&lt;author&gt;BiGCaT,&lt;/author&gt;&lt;/authors&gt;&lt;/contributors&gt;&lt;titles&gt;&lt;title&gt;Gene/Protein BridgeDb ID Mapping Database (Ensembl 91) &lt;/title&gt;&lt;/titles&gt;&lt;dates&gt;&lt;year&gt;2020&lt;/year&gt;&lt;/dates&gt;&lt;publisher&gt;Zenodo&lt;/publisher&gt;&lt;urls&gt;&lt;related-urls&gt;&lt;url&gt;https://zenodo.org/record/3667670&lt;/url&gt;&lt;/related-urls&gt;&lt;/urls&gt;&lt;/record&gt;&lt;/Cite&gt;&lt;/EndNote&gt;</w:instrText>
      </w:r>
      <w:r w:rsidR="00E21360">
        <w:rPr>
          <w:rFonts w:ascii="Times New Roman" w:eastAsia="Times New Roman" w:hAnsi="Times New Roman" w:cs="Times New Roman"/>
          <w:color w:val="000000"/>
          <w:sz w:val="24"/>
          <w:szCs w:val="24"/>
          <w:lang w:eastAsia="en-GB"/>
        </w:rPr>
        <w:fldChar w:fldCharType="separate"/>
      </w:r>
      <w:r w:rsidR="00E21360">
        <w:rPr>
          <w:rFonts w:ascii="Times New Roman" w:eastAsia="Times New Roman" w:hAnsi="Times New Roman" w:cs="Times New Roman"/>
          <w:noProof/>
          <w:color w:val="000000"/>
          <w:sz w:val="24"/>
          <w:szCs w:val="24"/>
          <w:lang w:eastAsia="en-GB"/>
        </w:rPr>
        <w:t>(36)</w:t>
      </w:r>
      <w:r w:rsidR="00E21360">
        <w:rPr>
          <w:rFonts w:ascii="Times New Roman" w:eastAsia="Times New Roman" w:hAnsi="Times New Roman" w:cs="Times New Roman"/>
          <w:color w:val="000000"/>
          <w:sz w:val="24"/>
          <w:szCs w:val="24"/>
          <w:lang w:eastAsia="en-GB"/>
        </w:rPr>
        <w:fldChar w:fldCharType="end"/>
      </w:r>
      <w:r w:rsidR="00E21360">
        <w:rPr>
          <w:rFonts w:ascii="Times New Roman" w:eastAsia="Times New Roman" w:hAnsi="Times New Roman" w:cs="Times New Roman"/>
          <w:color w:val="000000"/>
          <w:sz w:val="24"/>
          <w:szCs w:val="24"/>
          <w:lang w:eastAsia="en-GB"/>
        </w:rPr>
        <w:t xml:space="preserve"> </w:t>
      </w:r>
      <w:r w:rsidR="00270560">
        <w:rPr>
          <w:rFonts w:ascii="Times New Roman" w:eastAsia="Times New Roman" w:hAnsi="Times New Roman" w:cs="Times New Roman"/>
          <w:color w:val="000000"/>
          <w:sz w:val="24"/>
          <w:szCs w:val="24"/>
          <w:lang w:eastAsia="en-GB"/>
        </w:rPr>
        <w:t>databases</w:t>
      </w:r>
      <w:r w:rsidR="00CF4DA2" w:rsidRPr="00AB7B0F">
        <w:rPr>
          <w:rFonts w:ascii="Times New Roman" w:eastAsia="Times New Roman" w:hAnsi="Times New Roman" w:cs="Times New Roman"/>
          <w:color w:val="000000"/>
          <w:sz w:val="24"/>
          <w:szCs w:val="24"/>
          <w:lang w:eastAsia="en-GB"/>
        </w:rPr>
        <w:t xml:space="preserve">. </w:t>
      </w:r>
      <w:commentRangeEnd w:id="27"/>
      <w:r w:rsidR="00080F1C">
        <w:rPr>
          <w:rStyle w:val="CommentReference"/>
        </w:rPr>
        <w:commentReference w:id="27"/>
      </w:r>
      <w:r w:rsidR="00CF4DA2" w:rsidRPr="00AB7B0F">
        <w:rPr>
          <w:rFonts w:ascii="Times New Roman" w:eastAsia="Times New Roman" w:hAnsi="Times New Roman" w:cs="Times New Roman"/>
          <w:color w:val="000000"/>
          <w:sz w:val="24"/>
          <w:szCs w:val="24"/>
          <w:lang w:eastAsia="en-GB"/>
        </w:rPr>
        <w:t xml:space="preserve">An expression criterion of p-value &lt; 0.05 was specified and pathways were sourced from the </w:t>
      </w:r>
      <w:proofErr w:type="spellStart"/>
      <w:r w:rsidR="00CF4DA2" w:rsidRPr="00AB7B0F">
        <w:rPr>
          <w:rFonts w:ascii="Times New Roman" w:eastAsia="Times New Roman" w:hAnsi="Times New Roman" w:cs="Times New Roman"/>
          <w:color w:val="000000"/>
          <w:sz w:val="24"/>
          <w:szCs w:val="24"/>
          <w:lang w:eastAsia="en-GB"/>
        </w:rPr>
        <w:t>WikiPathways</w:t>
      </w:r>
      <w:proofErr w:type="spellEnd"/>
      <w:r w:rsidR="00CF4DA2" w:rsidRPr="00AB7B0F">
        <w:rPr>
          <w:rFonts w:ascii="Times New Roman" w:eastAsia="Times New Roman" w:hAnsi="Times New Roman" w:cs="Times New Roman"/>
          <w:color w:val="000000"/>
          <w:sz w:val="24"/>
          <w:szCs w:val="24"/>
          <w:lang w:eastAsia="en-GB"/>
        </w:rPr>
        <w:t xml:space="preserve"> database of human pathways </w:t>
      </w:r>
      <w:r w:rsidR="0023008A">
        <w:rPr>
          <w:rFonts w:ascii="Times New Roman" w:eastAsia="Times New Roman" w:hAnsi="Times New Roman" w:cs="Times New Roman"/>
          <w:color w:val="000000"/>
          <w:sz w:val="24"/>
          <w:szCs w:val="24"/>
          <w:lang w:eastAsia="en-GB"/>
        </w:rPr>
        <w:t xml:space="preserve">(download date: </w:t>
      </w:r>
      <w:r w:rsidR="0049111C">
        <w:rPr>
          <w:rFonts w:ascii="Times New Roman" w:eastAsia="Times New Roman" w:hAnsi="Times New Roman" w:cs="Times New Roman"/>
          <w:color w:val="000000"/>
          <w:sz w:val="24"/>
          <w:szCs w:val="24"/>
          <w:lang w:eastAsia="en-GB"/>
        </w:rPr>
        <w:t xml:space="preserve">07/04/2020) </w:t>
      </w:r>
      <w:r w:rsidR="00EC1E2F">
        <w:rPr>
          <w:rFonts w:ascii="Times New Roman" w:eastAsia="Times New Roman" w:hAnsi="Times New Roman" w:cs="Times New Roman"/>
          <w:color w:val="000000"/>
          <w:sz w:val="24"/>
          <w:szCs w:val="24"/>
          <w:lang w:eastAsia="en-GB"/>
        </w:rPr>
        <w:fldChar w:fldCharType="begin"/>
      </w:r>
      <w:r w:rsidR="00EC1E2F">
        <w:rPr>
          <w:rFonts w:ascii="Times New Roman" w:eastAsia="Times New Roman" w:hAnsi="Times New Roman" w:cs="Times New Roman"/>
          <w:color w:val="000000"/>
          <w:sz w:val="24"/>
          <w:szCs w:val="24"/>
          <w:lang w:eastAsia="en-GB"/>
        </w:rPr>
        <w:instrText xml:space="preserve"> ADDIN EN.CITE &lt;EndNote&gt;&lt;Cite&gt;&lt;Author&gt;Slenter&lt;/Author&gt;&lt;Year&gt;2018&lt;/Year&gt;&lt;RecNum&gt;37&lt;/RecNum&gt;&lt;DisplayText&gt;(37)&lt;/DisplayText&gt;&lt;record&gt;&lt;rec-number&gt;37&lt;/rec-number&gt;&lt;foreign-keys&gt;&lt;key app="EN" db-id="5vrfsrrsq25exredw29vf0ejdxsprwatv9fp" timestamp="1593185275"&gt;37&lt;/key&gt;&lt;/foreign-keys&gt;&lt;ref-type name="Journal Article"&gt;17&lt;/ref-type&gt;&lt;contributors&gt;&lt;authors&gt;&lt;author&gt;Slenter, Denise N&lt;/author&gt;&lt;author&gt;Kutmon, Martina&lt;/author&gt;&lt;author&gt;Hanspers, Kristina&lt;/author&gt;&lt;author&gt;Riutta, Anders&lt;/author&gt;&lt;author&gt;Windsor, Jacob&lt;/author&gt;&lt;author&gt;Nunes, Nuno&lt;/author&gt;&lt;author&gt;Mélius, Jonathan&lt;/author&gt;&lt;author&gt;Cirillo, Elisa&lt;/author&gt;&lt;author&gt;Coort, Susan L&lt;/author&gt;&lt;author&gt;Digles, Daniela&lt;/author&gt;&lt;/authors&gt;&lt;/contributors&gt;&lt;titles&gt;&lt;title&gt;WikiPathways: a multifaceted pathway database bridging metabolomics to other omics research&lt;/title&gt;&lt;secondary-title&gt;Nucleic acids research&lt;/secondary-title&gt;&lt;/titles&gt;&lt;periodical&gt;&lt;full-title&gt;Nucleic acids research&lt;/full-title&gt;&lt;/periodical&gt;&lt;pages&gt;D661-D667&lt;/pages&gt;&lt;volume&gt;46&lt;/volume&gt;&lt;number&gt;D1&lt;/number&gt;&lt;dates&gt;&lt;year&gt;2018&lt;/year&gt;&lt;/dates&gt;&lt;isbn&gt;0305-1048&lt;/isbn&gt;&lt;urls&gt;&lt;/urls&gt;&lt;/record&gt;&lt;/Cite&gt;&lt;/EndNote&gt;</w:instrText>
      </w:r>
      <w:r w:rsidR="00EC1E2F">
        <w:rPr>
          <w:rFonts w:ascii="Times New Roman" w:eastAsia="Times New Roman" w:hAnsi="Times New Roman" w:cs="Times New Roman"/>
          <w:color w:val="000000"/>
          <w:sz w:val="24"/>
          <w:szCs w:val="24"/>
          <w:lang w:eastAsia="en-GB"/>
        </w:rPr>
        <w:fldChar w:fldCharType="separate"/>
      </w:r>
      <w:r w:rsidR="00EC1E2F">
        <w:rPr>
          <w:rFonts w:ascii="Times New Roman" w:eastAsia="Times New Roman" w:hAnsi="Times New Roman" w:cs="Times New Roman"/>
          <w:noProof/>
          <w:color w:val="000000"/>
          <w:sz w:val="24"/>
          <w:szCs w:val="24"/>
          <w:lang w:eastAsia="en-GB"/>
        </w:rPr>
        <w:t>(37)</w:t>
      </w:r>
      <w:r w:rsidR="00EC1E2F">
        <w:rPr>
          <w:rFonts w:ascii="Times New Roman" w:eastAsia="Times New Roman" w:hAnsi="Times New Roman" w:cs="Times New Roman"/>
          <w:color w:val="000000"/>
          <w:sz w:val="24"/>
          <w:szCs w:val="24"/>
          <w:lang w:eastAsia="en-GB"/>
        </w:rPr>
        <w:fldChar w:fldCharType="end"/>
      </w:r>
      <w:r w:rsidR="00CF4DA2" w:rsidRPr="00AB7B0F">
        <w:rPr>
          <w:rFonts w:ascii="Times New Roman" w:eastAsia="Times New Roman" w:hAnsi="Times New Roman" w:cs="Times New Roman"/>
          <w:color w:val="000000"/>
          <w:sz w:val="24"/>
          <w:szCs w:val="24"/>
          <w:lang w:eastAsia="en-GB"/>
        </w:rPr>
        <w:t>. Statistical analysis involved an overrepresentation analysis of the metabolites and proteins in these pathways</w:t>
      </w:r>
      <w:r w:rsidR="00741964">
        <w:rPr>
          <w:rFonts w:ascii="Times New Roman" w:eastAsia="Times New Roman" w:hAnsi="Times New Roman" w:cs="Times New Roman"/>
          <w:color w:val="000000"/>
          <w:sz w:val="24"/>
          <w:szCs w:val="24"/>
          <w:lang w:eastAsia="en-GB"/>
        </w:rPr>
        <w:t xml:space="preserve">. This </w:t>
      </w:r>
      <w:r w:rsidR="00111678">
        <w:rPr>
          <w:rFonts w:ascii="Times New Roman" w:eastAsia="Times New Roman" w:hAnsi="Times New Roman" w:cs="Times New Roman"/>
          <w:color w:val="000000"/>
          <w:sz w:val="24"/>
          <w:szCs w:val="24"/>
          <w:lang w:eastAsia="en-GB"/>
        </w:rPr>
        <w:t xml:space="preserve">analysis </w:t>
      </w:r>
      <w:r w:rsidR="00156460">
        <w:rPr>
          <w:rFonts w:ascii="Times New Roman" w:eastAsia="Times New Roman" w:hAnsi="Times New Roman" w:cs="Times New Roman"/>
          <w:color w:val="000000"/>
          <w:sz w:val="24"/>
          <w:szCs w:val="24"/>
          <w:lang w:eastAsia="en-GB"/>
        </w:rPr>
        <w:t xml:space="preserve">used Fisher’s exact test as its statistical method and </w:t>
      </w:r>
      <w:r w:rsidR="00147538">
        <w:rPr>
          <w:rFonts w:ascii="Times New Roman" w:eastAsia="Times New Roman" w:hAnsi="Times New Roman" w:cs="Times New Roman"/>
          <w:color w:val="000000"/>
          <w:sz w:val="24"/>
          <w:szCs w:val="24"/>
          <w:lang w:eastAsia="en-GB"/>
        </w:rPr>
        <w:t xml:space="preserve">produced Z-scores for each pathway in the </w:t>
      </w:r>
      <w:proofErr w:type="spellStart"/>
      <w:r w:rsidR="00147538">
        <w:rPr>
          <w:rFonts w:ascii="Times New Roman" w:eastAsia="Times New Roman" w:hAnsi="Times New Roman" w:cs="Times New Roman"/>
          <w:color w:val="000000"/>
          <w:sz w:val="24"/>
          <w:szCs w:val="24"/>
          <w:lang w:eastAsia="en-GB"/>
        </w:rPr>
        <w:t>WikiPathways</w:t>
      </w:r>
      <w:proofErr w:type="spellEnd"/>
      <w:r w:rsidR="00147538">
        <w:rPr>
          <w:rFonts w:ascii="Times New Roman" w:eastAsia="Times New Roman" w:hAnsi="Times New Roman" w:cs="Times New Roman"/>
          <w:color w:val="000000"/>
          <w:sz w:val="24"/>
          <w:szCs w:val="24"/>
          <w:lang w:eastAsia="en-GB"/>
        </w:rPr>
        <w:t xml:space="preserve"> database</w:t>
      </w:r>
      <w:r w:rsidR="00ED22A9">
        <w:rPr>
          <w:rFonts w:ascii="Times New Roman" w:eastAsia="Times New Roman" w:hAnsi="Times New Roman" w:cs="Times New Roman"/>
          <w:color w:val="000000"/>
          <w:sz w:val="24"/>
          <w:szCs w:val="24"/>
          <w:lang w:eastAsia="en-GB"/>
        </w:rPr>
        <w:t xml:space="preserve">. </w:t>
      </w:r>
      <w:r w:rsidR="00B03F52">
        <w:rPr>
          <w:rFonts w:ascii="Times New Roman" w:eastAsia="Times New Roman" w:hAnsi="Times New Roman" w:cs="Times New Roman"/>
          <w:color w:val="000000"/>
          <w:sz w:val="24"/>
          <w:szCs w:val="24"/>
          <w:lang w:eastAsia="en-GB"/>
        </w:rPr>
        <w:t xml:space="preserve">As a result, </w:t>
      </w:r>
      <w:r w:rsidR="002D6432">
        <w:rPr>
          <w:rFonts w:ascii="Times New Roman" w:eastAsia="Times New Roman" w:hAnsi="Times New Roman" w:cs="Times New Roman"/>
          <w:color w:val="000000"/>
          <w:sz w:val="24"/>
          <w:szCs w:val="24"/>
          <w:lang w:eastAsia="en-GB"/>
        </w:rPr>
        <w:t xml:space="preserve">pathways </w:t>
      </w:r>
      <w:proofErr w:type="spellStart"/>
      <w:r w:rsidR="00585304">
        <w:rPr>
          <w:rFonts w:ascii="Times New Roman" w:eastAsia="Times New Roman" w:hAnsi="Times New Roman" w:cs="Times New Roman"/>
          <w:color w:val="000000"/>
          <w:sz w:val="24"/>
          <w:szCs w:val="24"/>
          <w:lang w:eastAsia="en-GB"/>
        </w:rPr>
        <w:t>containig</w:t>
      </w:r>
      <w:proofErr w:type="spellEnd"/>
      <w:r w:rsidR="00F80FB2">
        <w:rPr>
          <w:rFonts w:ascii="Times New Roman" w:eastAsia="Times New Roman" w:hAnsi="Times New Roman" w:cs="Times New Roman"/>
          <w:color w:val="000000"/>
          <w:sz w:val="24"/>
          <w:szCs w:val="24"/>
          <w:lang w:eastAsia="en-GB"/>
        </w:rPr>
        <w:t xml:space="preserve"> more proteins/metabolites </w:t>
      </w:r>
      <w:r w:rsidR="00ED0DBC">
        <w:rPr>
          <w:rFonts w:ascii="Times New Roman" w:eastAsia="Times New Roman" w:hAnsi="Times New Roman" w:cs="Times New Roman"/>
          <w:color w:val="000000"/>
          <w:sz w:val="24"/>
          <w:szCs w:val="24"/>
          <w:lang w:eastAsia="en-GB"/>
        </w:rPr>
        <w:t xml:space="preserve">meeting the expression </w:t>
      </w:r>
      <w:r w:rsidR="00B03F52">
        <w:rPr>
          <w:rFonts w:ascii="Times New Roman" w:eastAsia="Times New Roman" w:hAnsi="Times New Roman" w:cs="Times New Roman"/>
          <w:color w:val="000000"/>
          <w:sz w:val="24"/>
          <w:szCs w:val="24"/>
          <w:lang w:eastAsia="en-GB"/>
        </w:rPr>
        <w:t xml:space="preserve">criterion </w:t>
      </w:r>
      <w:r w:rsidR="008C27F4">
        <w:rPr>
          <w:rFonts w:ascii="Times New Roman" w:eastAsia="Times New Roman" w:hAnsi="Times New Roman" w:cs="Times New Roman"/>
          <w:color w:val="000000"/>
          <w:sz w:val="24"/>
          <w:szCs w:val="24"/>
          <w:lang w:eastAsia="en-GB"/>
        </w:rPr>
        <w:t xml:space="preserve">than expected were able to be recognized. </w:t>
      </w:r>
    </w:p>
    <w:p w14:paraId="41E0ADFE" w14:textId="5F9D0896" w:rsidR="00CF4DA2" w:rsidRPr="008C27F4" w:rsidRDefault="00CF4DA2" w:rsidP="00CF4DA2">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An additional joint pathway analysis using </w:t>
      </w:r>
      <w:proofErr w:type="spellStart"/>
      <w:r w:rsidRPr="00AB7B0F">
        <w:rPr>
          <w:rFonts w:ascii="Times New Roman" w:eastAsia="Times New Roman" w:hAnsi="Times New Roman" w:cs="Times New Roman"/>
          <w:color w:val="000000"/>
          <w:sz w:val="24"/>
          <w:szCs w:val="24"/>
          <w:lang w:eastAsia="en-GB"/>
        </w:rPr>
        <w:t>MetaboAnalyst</w:t>
      </w:r>
      <w:proofErr w:type="spellEnd"/>
      <w:r w:rsidRPr="00AB7B0F">
        <w:rPr>
          <w:rFonts w:ascii="Times New Roman" w:eastAsia="Times New Roman" w:hAnsi="Times New Roman" w:cs="Times New Roman"/>
          <w:color w:val="000000"/>
          <w:sz w:val="24"/>
          <w:szCs w:val="24"/>
          <w:lang w:eastAsia="en-GB"/>
        </w:rPr>
        <w:t xml:space="preserve"> was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executed using only the identifiers of the compounds deemed to be significantly altered by the DAs (p-value &lt; 0.05). For this analysis, the latest KEGG pathway database (2019) was applied. </w:t>
      </w:r>
    </w:p>
    <w:p w14:paraId="4477B896" w14:textId="77777777" w:rsidR="007D448B" w:rsidRDefault="007D448B" w:rsidP="00242C10">
      <w:pPr>
        <w:pStyle w:val="Heading4"/>
        <w:spacing w:line="360" w:lineRule="auto"/>
        <w:jc w:val="both"/>
        <w:rPr>
          <w:rFonts w:ascii="Times New Roman" w:eastAsia="Times New Roman" w:hAnsi="Times New Roman" w:cs="Times New Roman"/>
          <w:color w:val="auto"/>
          <w:sz w:val="24"/>
          <w:szCs w:val="24"/>
          <w:lang w:eastAsia="en-GB"/>
        </w:rPr>
      </w:pPr>
    </w:p>
    <w:p w14:paraId="2C571D3B" w14:textId="53A6E3A3" w:rsidR="00242C10" w:rsidRPr="00AB7B0F" w:rsidRDefault="00242C10" w:rsidP="00242C10">
      <w:pPr>
        <w:pStyle w:val="Heading4"/>
        <w:spacing w:line="360" w:lineRule="auto"/>
        <w:jc w:val="both"/>
        <w:rPr>
          <w:rFonts w:ascii="Times New Roman" w:eastAsia="Times New Roman" w:hAnsi="Times New Roman" w:cs="Times New Roman"/>
          <w:color w:val="auto"/>
          <w:sz w:val="24"/>
          <w:szCs w:val="24"/>
          <w:lang w:eastAsia="en-GB"/>
        </w:rPr>
      </w:pPr>
      <w:r w:rsidRPr="00AB7B0F">
        <w:rPr>
          <w:rFonts w:ascii="Times New Roman" w:eastAsia="Times New Roman" w:hAnsi="Times New Roman" w:cs="Times New Roman"/>
          <w:color w:val="auto"/>
          <w:sz w:val="24"/>
          <w:szCs w:val="24"/>
          <w:lang w:eastAsia="en-GB"/>
        </w:rPr>
        <w:t>Network Analysis</w:t>
      </w:r>
    </w:p>
    <w:p w14:paraId="0DBBBB5C" w14:textId="62D4C0DB" w:rsidR="00F1275B" w:rsidRPr="00AB7B0F" w:rsidRDefault="00F1275B" w:rsidP="00F1275B">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In order to </w:t>
      </w:r>
      <w:r w:rsidR="00B006C8">
        <w:rPr>
          <w:rFonts w:ascii="Times New Roman" w:eastAsia="Times New Roman" w:hAnsi="Times New Roman" w:cs="Times New Roman"/>
          <w:color w:val="000000"/>
          <w:sz w:val="24"/>
          <w:szCs w:val="24"/>
          <w:lang w:eastAsia="en-GB"/>
        </w:rPr>
        <w:t xml:space="preserve">further investigate </w:t>
      </w:r>
      <w:r w:rsidR="007D781C">
        <w:rPr>
          <w:rFonts w:ascii="Times New Roman" w:eastAsia="Times New Roman" w:hAnsi="Times New Roman" w:cs="Times New Roman"/>
          <w:color w:val="000000"/>
          <w:sz w:val="24"/>
          <w:szCs w:val="24"/>
          <w:lang w:eastAsia="en-GB"/>
        </w:rPr>
        <w:t xml:space="preserve">any </w:t>
      </w:r>
      <w:r w:rsidR="003A0EB1">
        <w:rPr>
          <w:rFonts w:ascii="Times New Roman" w:eastAsia="Times New Roman" w:hAnsi="Times New Roman" w:cs="Times New Roman"/>
          <w:color w:val="000000"/>
          <w:sz w:val="24"/>
          <w:szCs w:val="24"/>
          <w:lang w:eastAsia="en-GB"/>
        </w:rPr>
        <w:t xml:space="preserve">biological pathways </w:t>
      </w:r>
      <w:r w:rsidR="001359F4">
        <w:rPr>
          <w:rFonts w:ascii="Times New Roman" w:eastAsia="Times New Roman" w:hAnsi="Times New Roman" w:cs="Times New Roman"/>
          <w:color w:val="000000"/>
          <w:sz w:val="24"/>
          <w:szCs w:val="24"/>
          <w:lang w:eastAsia="en-GB"/>
        </w:rPr>
        <w:t xml:space="preserve">that </w:t>
      </w:r>
      <w:r w:rsidRPr="00AB7B0F">
        <w:rPr>
          <w:rFonts w:ascii="Times New Roman" w:eastAsia="Times New Roman" w:hAnsi="Times New Roman" w:cs="Times New Roman"/>
          <w:color w:val="000000"/>
          <w:sz w:val="24"/>
          <w:szCs w:val="24"/>
          <w:lang w:eastAsia="en-GB"/>
        </w:rPr>
        <w:t>involv</w:t>
      </w:r>
      <w:r w:rsidR="001359F4">
        <w:rPr>
          <w:rFonts w:ascii="Times New Roman" w:eastAsia="Times New Roman" w:hAnsi="Times New Roman" w:cs="Times New Roman"/>
          <w:color w:val="000000"/>
          <w:sz w:val="24"/>
          <w:szCs w:val="24"/>
          <w:lang w:eastAsia="en-GB"/>
        </w:rPr>
        <w:t>e the</w:t>
      </w:r>
      <w:r w:rsidR="003A0EB1">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significantly altered proteins, </w:t>
      </w:r>
      <w:r w:rsidR="001359F4">
        <w:rPr>
          <w:rFonts w:ascii="Times New Roman" w:eastAsia="Times New Roman" w:hAnsi="Times New Roman" w:cs="Times New Roman"/>
          <w:color w:val="000000"/>
          <w:sz w:val="24"/>
          <w:szCs w:val="24"/>
          <w:lang w:eastAsia="en-GB"/>
        </w:rPr>
        <w:t xml:space="preserve">a </w:t>
      </w:r>
      <w:r w:rsidR="00AF483F">
        <w:rPr>
          <w:rFonts w:ascii="Times New Roman" w:eastAsia="Times New Roman" w:hAnsi="Times New Roman" w:cs="Times New Roman"/>
          <w:color w:val="000000"/>
          <w:sz w:val="24"/>
          <w:szCs w:val="24"/>
          <w:lang w:eastAsia="en-GB"/>
        </w:rPr>
        <w:t>network analysis of the proteomic data using</w:t>
      </w:r>
      <w:r w:rsidRPr="00AB7B0F">
        <w:rPr>
          <w:rFonts w:ascii="Times New Roman" w:eastAsia="Times New Roman" w:hAnsi="Times New Roman" w:cs="Times New Roman"/>
          <w:color w:val="000000"/>
          <w:sz w:val="24"/>
          <w:szCs w:val="24"/>
          <w:lang w:eastAsia="en-GB"/>
        </w:rPr>
        <w:t xml:space="preserve"> Cytoscape </w:t>
      </w:r>
      <w:r>
        <w:rPr>
          <w:rFonts w:ascii="Times New Roman" w:eastAsia="Times New Roman" w:hAnsi="Times New Roman" w:cs="Times New Roman"/>
          <w:color w:val="000000"/>
          <w:sz w:val="24"/>
          <w:szCs w:val="24"/>
          <w:lang w:eastAsia="en-GB"/>
        </w:rPr>
        <w:t>v.</w:t>
      </w:r>
      <w:r w:rsidRPr="00CA0A24">
        <w:t xml:space="preserve"> </w:t>
      </w:r>
      <w:r w:rsidRPr="00CA0A24">
        <w:rPr>
          <w:rFonts w:ascii="Times New Roman" w:eastAsia="Times New Roman" w:hAnsi="Times New Roman" w:cs="Times New Roman"/>
          <w:sz w:val="24"/>
          <w:szCs w:val="24"/>
          <w:lang w:eastAsia="en-GB"/>
        </w:rPr>
        <w:t>3.7.2</w:t>
      </w:r>
      <w:r w:rsidRPr="00AB7B0F">
        <w:rPr>
          <w:rFonts w:ascii="Times New Roman" w:eastAsia="Times New Roman" w:hAnsi="Times New Roman" w:cs="Times New Roman"/>
          <w:color w:val="000000"/>
          <w:sz w:val="24"/>
          <w:szCs w:val="24"/>
          <w:lang w:eastAsia="en-GB"/>
        </w:rPr>
        <w:t xml:space="preserve"> </w:t>
      </w:r>
      <w:r w:rsidR="0057500A">
        <w:rPr>
          <w:rFonts w:ascii="Times New Roman" w:eastAsia="Times New Roman" w:hAnsi="Times New Roman" w:cs="Times New Roman"/>
          <w:color w:val="000000"/>
          <w:sz w:val="24"/>
          <w:szCs w:val="24"/>
          <w:lang w:eastAsia="en-GB"/>
        </w:rPr>
        <w:fldChar w:fldCharType="begin"/>
      </w:r>
      <w:r w:rsidR="0057500A">
        <w:rPr>
          <w:rFonts w:ascii="Times New Roman" w:eastAsia="Times New Roman" w:hAnsi="Times New Roman" w:cs="Times New Roman"/>
          <w:color w:val="000000"/>
          <w:sz w:val="24"/>
          <w:szCs w:val="24"/>
          <w:lang w:eastAsia="en-GB"/>
        </w:rPr>
        <w:instrText xml:space="preserve"> ADDIN EN.CITE &lt;EndNote&gt;&lt;Cite&gt;&lt;Author&gt;Shannon&lt;/Author&gt;&lt;Year&gt;2003&lt;/Year&gt;&lt;RecNum&gt;179&lt;/RecNum&gt;&lt;DisplayText&gt;(38)&lt;/DisplayText&gt;&lt;record&gt;&lt;rec-number&gt;179&lt;/rec-number&gt;&lt;foreign-keys&gt;&lt;key app="EN" db-id="f9f5zf0wndr25ae0t9np2tznxfxvw99xr09a" timestamp="1584976309"&gt;179&lt;/key&gt;&lt;/foreign-keys&gt;&lt;ref-type name="Journal Article"&gt;17&lt;/ref-type&gt;&lt;contributors&gt;&lt;authors&gt;&lt;author&gt;Shannon, Paul&lt;/author&gt;&lt;author&gt;Markiel, Andrew&lt;/author&gt;&lt;author&gt;Ozier, Owen&lt;/author&gt;&lt;author&gt;Baliga, Nitin S&lt;/author&gt;&lt;author&gt;Wang, Jonathan T&lt;/author&gt;&lt;author&gt;Ramage, Daniel&lt;/author&gt;&lt;author&gt;Amin, Nada&lt;/author&gt;&lt;author&gt;Schwikowski, Benno&lt;/author&gt;&lt;author&gt;Ideker, Trey&lt;/author&gt;&lt;/authors&gt;&lt;/contributors&gt;&lt;titles&gt;&lt;title&gt;Cytoscape: a software environment for integrated models of biomolecular interaction networks&lt;/title&gt;&lt;secondary-title&gt;Genome research&lt;/secondary-title&gt;&lt;/titles&gt;&lt;periodical&gt;&lt;full-title&gt;Genome research&lt;/full-title&gt;&lt;/periodical&gt;&lt;pages&gt;2498-2504&lt;/pages&gt;&lt;volume&gt;13&lt;/volume&gt;&lt;number&gt;11&lt;/number&gt;&lt;dates&gt;&lt;year&gt;2003&lt;/year&gt;&lt;/dates&gt;&lt;isbn&gt;1088-9051&lt;/isbn&gt;&lt;urls&gt;&lt;/urls&gt;&lt;/record&gt;&lt;/Cite&gt;&lt;/EndNote&gt;</w:instrText>
      </w:r>
      <w:r w:rsidR="0057500A">
        <w:rPr>
          <w:rFonts w:ascii="Times New Roman" w:eastAsia="Times New Roman" w:hAnsi="Times New Roman" w:cs="Times New Roman"/>
          <w:color w:val="000000"/>
          <w:sz w:val="24"/>
          <w:szCs w:val="24"/>
          <w:lang w:eastAsia="en-GB"/>
        </w:rPr>
        <w:fldChar w:fldCharType="separate"/>
      </w:r>
      <w:r w:rsidR="0057500A">
        <w:rPr>
          <w:rFonts w:ascii="Times New Roman" w:eastAsia="Times New Roman" w:hAnsi="Times New Roman" w:cs="Times New Roman"/>
          <w:noProof/>
          <w:color w:val="000000"/>
          <w:sz w:val="24"/>
          <w:szCs w:val="24"/>
          <w:lang w:eastAsia="en-GB"/>
        </w:rPr>
        <w:t>(38)</w:t>
      </w:r>
      <w:r w:rsidR="0057500A">
        <w:rPr>
          <w:rFonts w:ascii="Times New Roman" w:eastAsia="Times New Roman" w:hAnsi="Times New Roman" w:cs="Times New Roman"/>
          <w:color w:val="000000"/>
          <w:sz w:val="24"/>
          <w:szCs w:val="24"/>
          <w:lang w:eastAsia="en-GB"/>
        </w:rPr>
        <w:fldChar w:fldCharType="end"/>
      </w:r>
      <w:r w:rsidR="0057500A">
        <w:rPr>
          <w:rFonts w:ascii="Times New Roman" w:eastAsia="Times New Roman" w:hAnsi="Times New Roman" w:cs="Times New Roman"/>
          <w:color w:val="000000"/>
          <w:sz w:val="24"/>
          <w:szCs w:val="24"/>
          <w:lang w:eastAsia="en-GB"/>
        </w:rPr>
        <w:t xml:space="preserve"> </w:t>
      </w:r>
      <w:r w:rsidR="00AF483F">
        <w:rPr>
          <w:rFonts w:ascii="Times New Roman" w:eastAsia="Times New Roman" w:hAnsi="Times New Roman" w:cs="Times New Roman"/>
          <w:color w:val="000000"/>
          <w:sz w:val="24"/>
          <w:szCs w:val="24"/>
          <w:lang w:eastAsia="en-GB"/>
        </w:rPr>
        <w:t xml:space="preserve">was </w:t>
      </w:r>
      <w:r w:rsidR="0033748A">
        <w:rPr>
          <w:rFonts w:ascii="Times New Roman" w:eastAsia="Times New Roman" w:hAnsi="Times New Roman" w:cs="Times New Roman"/>
          <w:color w:val="000000"/>
          <w:sz w:val="24"/>
          <w:szCs w:val="24"/>
          <w:lang w:eastAsia="en-GB"/>
        </w:rPr>
        <w:t>performed</w:t>
      </w:r>
      <w:r w:rsidRPr="00AB7B0F">
        <w:rPr>
          <w:rFonts w:ascii="Times New Roman" w:eastAsia="Times New Roman" w:hAnsi="Times New Roman" w:cs="Times New Roman"/>
          <w:color w:val="000000"/>
          <w:sz w:val="24"/>
          <w:szCs w:val="24"/>
          <w:lang w:eastAsia="en-GB"/>
        </w:rPr>
        <w:t xml:space="preserve">. This was done by first </w:t>
      </w:r>
      <w:r w:rsidR="00CE768E">
        <w:rPr>
          <w:rFonts w:ascii="Times New Roman" w:eastAsia="Times New Roman" w:hAnsi="Times New Roman" w:cs="Times New Roman"/>
          <w:color w:val="000000"/>
          <w:sz w:val="24"/>
          <w:szCs w:val="24"/>
          <w:lang w:eastAsia="en-GB"/>
        </w:rPr>
        <w:t xml:space="preserve">running the significantly altered proteins </w:t>
      </w:r>
      <w:r w:rsidR="0005587E">
        <w:rPr>
          <w:rFonts w:ascii="Times New Roman" w:eastAsia="Times New Roman" w:hAnsi="Times New Roman" w:cs="Times New Roman"/>
          <w:color w:val="000000"/>
          <w:sz w:val="24"/>
          <w:szCs w:val="24"/>
          <w:lang w:eastAsia="en-GB"/>
        </w:rPr>
        <w:t xml:space="preserve">(p &lt; 0.05) </w:t>
      </w:r>
      <w:r w:rsidR="00AC0F49">
        <w:rPr>
          <w:rFonts w:ascii="Times New Roman" w:eastAsia="Times New Roman" w:hAnsi="Times New Roman" w:cs="Times New Roman"/>
          <w:color w:val="000000"/>
          <w:sz w:val="24"/>
          <w:szCs w:val="24"/>
          <w:lang w:eastAsia="en-GB"/>
        </w:rPr>
        <w:t xml:space="preserve">generated by the DA </w:t>
      </w:r>
      <w:r w:rsidR="0005587E">
        <w:rPr>
          <w:rFonts w:ascii="Times New Roman" w:eastAsia="Times New Roman" w:hAnsi="Times New Roman" w:cs="Times New Roman"/>
          <w:color w:val="000000"/>
          <w:sz w:val="24"/>
          <w:szCs w:val="24"/>
          <w:lang w:eastAsia="en-GB"/>
        </w:rPr>
        <w:t xml:space="preserve">through </w:t>
      </w:r>
      <w:r w:rsidR="002F32CB">
        <w:rPr>
          <w:rFonts w:ascii="Times New Roman" w:eastAsia="Times New Roman" w:hAnsi="Times New Roman" w:cs="Times New Roman"/>
          <w:color w:val="000000"/>
          <w:sz w:val="24"/>
          <w:szCs w:val="24"/>
          <w:lang w:eastAsia="en-GB"/>
        </w:rPr>
        <w:t xml:space="preserve">the Cytoscape </w:t>
      </w:r>
      <w:r w:rsidRPr="00AB7B0F">
        <w:rPr>
          <w:rFonts w:ascii="Times New Roman" w:eastAsia="Times New Roman" w:hAnsi="Times New Roman" w:cs="Times New Roman"/>
          <w:color w:val="000000"/>
          <w:sz w:val="24"/>
          <w:szCs w:val="24"/>
          <w:lang w:eastAsia="en-GB"/>
        </w:rPr>
        <w:t xml:space="preserve">stringApp </w:t>
      </w:r>
      <w:r w:rsidR="00905856">
        <w:rPr>
          <w:rFonts w:ascii="Times New Roman" w:eastAsia="Times New Roman" w:hAnsi="Times New Roman" w:cs="Times New Roman"/>
          <w:color w:val="000000"/>
          <w:sz w:val="24"/>
          <w:szCs w:val="24"/>
          <w:lang w:eastAsia="en-GB"/>
        </w:rPr>
        <w:fldChar w:fldCharType="begin"/>
      </w:r>
      <w:r w:rsidR="00905856">
        <w:rPr>
          <w:rFonts w:ascii="Times New Roman" w:eastAsia="Times New Roman" w:hAnsi="Times New Roman" w:cs="Times New Roman"/>
          <w:color w:val="000000"/>
          <w:sz w:val="24"/>
          <w:szCs w:val="24"/>
          <w:lang w:eastAsia="en-GB"/>
        </w:rPr>
        <w:instrText xml:space="preserve"> ADDIN EN.CITE &lt;EndNote&gt;&lt;Cite&gt;&lt;Author&gt;Doncheva&lt;/Author&gt;&lt;Year&gt;2018&lt;/Year&gt;&lt;RecNum&gt;188&lt;/RecNum&gt;&lt;DisplayText&gt;(39)&lt;/DisplayText&gt;&lt;record&gt;&lt;rec-number&gt;188&lt;/rec-number&gt;&lt;foreign-keys&gt;&lt;key app="EN" db-id="f9f5zf0wndr25ae0t9np2tznxfxvw99xr09a" timestamp="1584979541"&gt;188&lt;/key&gt;&lt;/foreign-keys&gt;&lt;ref-type name="Journal Article"&gt;17&lt;/ref-type&gt;&lt;contributors&gt;&lt;authors&gt;&lt;author&gt;Doncheva, Nadezhda T&lt;/author&gt;&lt;author&gt;Morris, John H&lt;/author&gt;&lt;author&gt;Gorodkin, Jan&lt;/author&gt;&lt;author&gt;Jensen, Lars J&lt;/author&gt;&lt;/authors&gt;&lt;/contributors&gt;&lt;titles&gt;&lt;title&gt;Cytoscape StringApp: network analysis and visualization of proteomics data&lt;/title&gt;&lt;secondary-title&gt;Journal of proteome research&lt;/secondary-title&gt;&lt;/titles&gt;&lt;periodical&gt;&lt;full-title&gt;Journal of proteome research&lt;/full-title&gt;&lt;/periodical&gt;&lt;pages&gt;623-632&lt;/pages&gt;&lt;volume&gt;18&lt;/volume&gt;&lt;number&gt;2&lt;/number&gt;&lt;dates&gt;&lt;year&gt;2018&lt;/year&gt;&lt;/dates&gt;&lt;isbn&gt;1535-3893&lt;/isbn&gt;&lt;urls&gt;&lt;/urls&gt;&lt;/record&gt;&lt;/Cite&gt;&lt;/EndNote&gt;</w:instrText>
      </w:r>
      <w:r w:rsidR="00905856">
        <w:rPr>
          <w:rFonts w:ascii="Times New Roman" w:eastAsia="Times New Roman" w:hAnsi="Times New Roman" w:cs="Times New Roman"/>
          <w:color w:val="000000"/>
          <w:sz w:val="24"/>
          <w:szCs w:val="24"/>
          <w:lang w:eastAsia="en-GB"/>
        </w:rPr>
        <w:fldChar w:fldCharType="separate"/>
      </w:r>
      <w:r w:rsidR="00905856">
        <w:rPr>
          <w:rFonts w:ascii="Times New Roman" w:eastAsia="Times New Roman" w:hAnsi="Times New Roman" w:cs="Times New Roman"/>
          <w:noProof/>
          <w:color w:val="000000"/>
          <w:sz w:val="24"/>
          <w:szCs w:val="24"/>
          <w:lang w:eastAsia="en-GB"/>
        </w:rPr>
        <w:t>(39)</w:t>
      </w:r>
      <w:r w:rsidR="00905856">
        <w:rPr>
          <w:rFonts w:ascii="Times New Roman" w:eastAsia="Times New Roman" w:hAnsi="Times New Roman" w:cs="Times New Roman"/>
          <w:color w:val="000000"/>
          <w:sz w:val="24"/>
          <w:szCs w:val="24"/>
          <w:lang w:eastAsia="en-GB"/>
        </w:rPr>
        <w:fldChar w:fldCharType="end"/>
      </w:r>
      <w:r w:rsidR="00905856">
        <w:rPr>
          <w:rFonts w:ascii="Times New Roman" w:eastAsia="Times New Roman" w:hAnsi="Times New Roman" w:cs="Times New Roman"/>
          <w:color w:val="000000"/>
          <w:sz w:val="24"/>
          <w:szCs w:val="24"/>
          <w:lang w:eastAsia="en-GB"/>
        </w:rPr>
        <w:t xml:space="preserve"> </w:t>
      </w:r>
      <w:r w:rsidR="00F76FC0">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confidence score </w:t>
      </w:r>
      <w:r w:rsidR="00F76FC0">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0.4</w:t>
      </w:r>
      <w:r w:rsidR="00F76FC0">
        <w:rPr>
          <w:rFonts w:ascii="Times New Roman" w:eastAsia="Times New Roman" w:hAnsi="Times New Roman" w:cs="Times New Roman"/>
          <w:color w:val="000000"/>
          <w:sz w:val="24"/>
          <w:szCs w:val="24"/>
          <w:lang w:eastAsia="en-GB"/>
        </w:rPr>
        <w:t>)</w:t>
      </w:r>
      <w:r w:rsidR="0005587E">
        <w:rPr>
          <w:rFonts w:ascii="Times New Roman" w:eastAsia="Times New Roman" w:hAnsi="Times New Roman" w:cs="Times New Roman"/>
          <w:color w:val="000000"/>
          <w:sz w:val="24"/>
          <w:szCs w:val="24"/>
          <w:lang w:eastAsia="en-GB"/>
        </w:rPr>
        <w:t xml:space="preserve"> to </w:t>
      </w:r>
      <w:r w:rsidR="0005587E" w:rsidRPr="00AB7B0F">
        <w:rPr>
          <w:rFonts w:ascii="Times New Roman" w:eastAsia="Times New Roman" w:hAnsi="Times New Roman" w:cs="Times New Roman"/>
          <w:color w:val="000000"/>
          <w:sz w:val="24"/>
          <w:szCs w:val="24"/>
          <w:lang w:eastAsia="en-GB"/>
        </w:rPr>
        <w:t>creat</w:t>
      </w:r>
      <w:r w:rsidR="0005587E">
        <w:rPr>
          <w:rFonts w:ascii="Times New Roman" w:eastAsia="Times New Roman" w:hAnsi="Times New Roman" w:cs="Times New Roman"/>
          <w:color w:val="000000"/>
          <w:sz w:val="24"/>
          <w:szCs w:val="24"/>
          <w:lang w:eastAsia="en-GB"/>
        </w:rPr>
        <w:t>e</w:t>
      </w:r>
      <w:r w:rsidR="0005587E" w:rsidRPr="00AB7B0F">
        <w:rPr>
          <w:rFonts w:ascii="Times New Roman" w:eastAsia="Times New Roman" w:hAnsi="Times New Roman" w:cs="Times New Roman"/>
          <w:color w:val="000000"/>
          <w:sz w:val="24"/>
          <w:szCs w:val="24"/>
          <w:lang w:eastAsia="en-GB"/>
        </w:rPr>
        <w:t xml:space="preserve"> a </w:t>
      </w:r>
      <w:r w:rsidR="0005587E">
        <w:rPr>
          <w:rFonts w:ascii="Times New Roman" w:eastAsia="Times New Roman" w:hAnsi="Times New Roman" w:cs="Times New Roman"/>
          <w:color w:val="000000"/>
          <w:sz w:val="24"/>
          <w:szCs w:val="24"/>
          <w:lang w:eastAsia="en-GB"/>
        </w:rPr>
        <w:t xml:space="preserve">protein-protein interaction network. </w:t>
      </w:r>
      <w:r w:rsidRPr="00AB7B0F">
        <w:rPr>
          <w:rFonts w:ascii="Times New Roman" w:eastAsia="Times New Roman" w:hAnsi="Times New Roman" w:cs="Times New Roman"/>
          <w:color w:val="000000"/>
          <w:sz w:val="24"/>
          <w:szCs w:val="24"/>
          <w:lang w:eastAsia="en-GB"/>
        </w:rPr>
        <w:t xml:space="preserve">The resulting network was then extended </w:t>
      </w:r>
      <w:r w:rsidR="00D85557">
        <w:rPr>
          <w:rFonts w:ascii="Times New Roman" w:eastAsia="Times New Roman" w:hAnsi="Times New Roman" w:cs="Times New Roman"/>
          <w:color w:val="000000"/>
          <w:sz w:val="24"/>
          <w:szCs w:val="24"/>
          <w:lang w:eastAsia="en-GB"/>
        </w:rPr>
        <w:t xml:space="preserve">with protein-pathway interactions using </w:t>
      </w:r>
      <w:r w:rsidRPr="00AB7B0F">
        <w:rPr>
          <w:rFonts w:ascii="Times New Roman" w:eastAsia="Times New Roman" w:hAnsi="Times New Roman" w:cs="Times New Roman"/>
          <w:color w:val="000000"/>
          <w:sz w:val="24"/>
          <w:szCs w:val="24"/>
          <w:lang w:eastAsia="en-GB"/>
        </w:rPr>
        <w:t xml:space="preserve">the </w:t>
      </w:r>
      <w:proofErr w:type="spellStart"/>
      <w:r w:rsidRPr="00AB7B0F">
        <w:rPr>
          <w:rFonts w:ascii="Times New Roman" w:eastAsia="Times New Roman" w:hAnsi="Times New Roman" w:cs="Times New Roman"/>
          <w:color w:val="000000"/>
          <w:sz w:val="24"/>
          <w:szCs w:val="24"/>
          <w:lang w:eastAsia="en-GB"/>
        </w:rPr>
        <w:t>WikiPathways</w:t>
      </w:r>
      <w:proofErr w:type="spellEnd"/>
      <w:r w:rsidRPr="00AB7B0F">
        <w:rPr>
          <w:rFonts w:ascii="Times New Roman" w:eastAsia="Times New Roman" w:hAnsi="Times New Roman" w:cs="Times New Roman"/>
          <w:color w:val="000000"/>
          <w:sz w:val="24"/>
          <w:szCs w:val="24"/>
          <w:lang w:eastAsia="en-GB"/>
        </w:rPr>
        <w:t xml:space="preserve"> link set </w:t>
      </w:r>
      <w:r w:rsidR="00CD2EE3">
        <w:rPr>
          <w:rFonts w:ascii="Times New Roman" w:eastAsia="Times New Roman" w:hAnsi="Times New Roman" w:cs="Times New Roman"/>
          <w:color w:val="000000"/>
          <w:sz w:val="24"/>
          <w:szCs w:val="24"/>
          <w:lang w:eastAsia="en-GB"/>
        </w:rPr>
        <w:t xml:space="preserve">in the Cytoscape </w:t>
      </w:r>
      <w:proofErr w:type="spellStart"/>
      <w:r w:rsidRPr="00AB7B0F">
        <w:rPr>
          <w:rFonts w:ascii="Times New Roman" w:eastAsia="Times New Roman" w:hAnsi="Times New Roman" w:cs="Times New Roman"/>
          <w:color w:val="000000"/>
          <w:sz w:val="24"/>
          <w:szCs w:val="24"/>
          <w:lang w:eastAsia="en-GB"/>
        </w:rPr>
        <w:t>CyTargetLinker</w:t>
      </w:r>
      <w:proofErr w:type="spellEnd"/>
      <w:r w:rsidRPr="00AB7B0F">
        <w:rPr>
          <w:rFonts w:ascii="Times New Roman" w:eastAsia="Times New Roman" w:hAnsi="Times New Roman" w:cs="Times New Roman"/>
          <w:color w:val="000000"/>
          <w:sz w:val="24"/>
          <w:szCs w:val="24"/>
          <w:lang w:eastAsia="en-GB"/>
        </w:rPr>
        <w:t xml:space="preserve"> </w:t>
      </w:r>
      <w:r w:rsidR="00CD2EE3">
        <w:rPr>
          <w:rFonts w:ascii="Times New Roman" w:eastAsia="Times New Roman" w:hAnsi="Times New Roman" w:cs="Times New Roman"/>
          <w:color w:val="000000"/>
          <w:sz w:val="24"/>
          <w:szCs w:val="24"/>
          <w:lang w:eastAsia="en-GB"/>
        </w:rPr>
        <w:t xml:space="preserve">app </w:t>
      </w:r>
      <w:r w:rsidR="00E15B52">
        <w:rPr>
          <w:rFonts w:ascii="Times New Roman" w:eastAsia="Times New Roman" w:hAnsi="Times New Roman" w:cs="Times New Roman"/>
          <w:color w:val="000000"/>
          <w:sz w:val="24"/>
          <w:szCs w:val="24"/>
          <w:lang w:eastAsia="en-GB"/>
        </w:rPr>
        <w:fldChar w:fldCharType="begin"/>
      </w:r>
      <w:r w:rsidR="00E15B52">
        <w:rPr>
          <w:rFonts w:ascii="Times New Roman" w:eastAsia="Times New Roman" w:hAnsi="Times New Roman" w:cs="Times New Roman"/>
          <w:color w:val="000000"/>
          <w:sz w:val="24"/>
          <w:szCs w:val="24"/>
          <w:lang w:eastAsia="en-GB"/>
        </w:rPr>
        <w:instrText xml:space="preserve"> ADDIN EN.CITE &lt;EndNote&gt;&lt;Cite&gt;&lt;Author&gt;Kutmon&lt;/Author&gt;&lt;Year&gt;2018&lt;/Year&gt;&lt;RecNum&gt;187&lt;/RecNum&gt;&lt;DisplayText&gt;(40)&lt;/DisplayText&gt;&lt;record&gt;&lt;rec-number&gt;187&lt;/rec-number&gt;&lt;foreign-keys&gt;&lt;key app="EN" db-id="f9f5zf0wndr25ae0t9np2tznxfxvw99xr09a" timestamp="1584979456"&gt;187&lt;/key&gt;&lt;/foreign-keys&gt;&lt;ref-type name="Journal Article"&gt;17&lt;/ref-type&gt;&lt;contributors&gt;&lt;authors&gt;&lt;author&gt;Kutmon, Martina&lt;/author&gt;&lt;author&gt;Ehrhart, Friederike&lt;/author&gt;&lt;author&gt;Willighagen, Egon L&lt;/author&gt;&lt;author&gt;Evelo, Chris T&lt;/author&gt;&lt;author&gt;Coort, Susan L&lt;/author&gt;&lt;/authors&gt;&lt;/contributors&gt;&lt;titles&gt;&lt;title&gt;CyTargetLinker app update: A flexible solution for network extension in Cytoscape&lt;/title&gt;&lt;secondary-title&gt;F1000Research&lt;/secondary-title&gt;&lt;/titles&gt;&lt;periodical&gt;&lt;full-title&gt;F1000Research&lt;/full-title&gt;&lt;/periodical&gt;&lt;volume&gt;7&lt;/volume&gt;&lt;dates&gt;&lt;year&gt;2018&lt;/year&gt;&lt;/dates&gt;&lt;urls&gt;&lt;/urls&gt;&lt;/record&gt;&lt;/Cite&gt;&lt;/EndNote&gt;</w:instrText>
      </w:r>
      <w:r w:rsidR="00E15B52">
        <w:rPr>
          <w:rFonts w:ascii="Times New Roman" w:eastAsia="Times New Roman" w:hAnsi="Times New Roman" w:cs="Times New Roman"/>
          <w:color w:val="000000"/>
          <w:sz w:val="24"/>
          <w:szCs w:val="24"/>
          <w:lang w:eastAsia="en-GB"/>
        </w:rPr>
        <w:fldChar w:fldCharType="separate"/>
      </w:r>
      <w:r w:rsidR="00E15B52">
        <w:rPr>
          <w:rFonts w:ascii="Times New Roman" w:eastAsia="Times New Roman" w:hAnsi="Times New Roman" w:cs="Times New Roman"/>
          <w:noProof/>
          <w:color w:val="000000"/>
          <w:sz w:val="24"/>
          <w:szCs w:val="24"/>
          <w:lang w:eastAsia="en-GB"/>
        </w:rPr>
        <w:t>(40)</w:t>
      </w:r>
      <w:r w:rsidR="00E15B52">
        <w:rPr>
          <w:rFonts w:ascii="Times New Roman" w:eastAsia="Times New Roman" w:hAnsi="Times New Roman" w:cs="Times New Roman"/>
          <w:color w:val="000000"/>
          <w:sz w:val="24"/>
          <w:szCs w:val="24"/>
          <w:lang w:eastAsia="en-GB"/>
        </w:rPr>
        <w:fldChar w:fldCharType="end"/>
      </w:r>
      <w:r w:rsidRPr="00AB7B0F">
        <w:rPr>
          <w:rFonts w:ascii="Times New Roman" w:eastAsia="Times New Roman" w:hAnsi="Times New Roman" w:cs="Times New Roman"/>
          <w:color w:val="000000"/>
          <w:sz w:val="24"/>
          <w:szCs w:val="24"/>
          <w:lang w:eastAsia="en-GB"/>
        </w:rPr>
        <w:t>. </w:t>
      </w:r>
    </w:p>
    <w:p w14:paraId="5A4D06FD" w14:textId="57F43FCF" w:rsidR="00AC225F" w:rsidRPr="00003DA5" w:rsidRDefault="00B63025" w:rsidP="00003DA5">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This extended network was then analysed </w:t>
      </w:r>
      <w:r w:rsidR="00F1275B" w:rsidRPr="00AB7B0F">
        <w:rPr>
          <w:rFonts w:ascii="Times New Roman" w:eastAsia="Times New Roman" w:hAnsi="Times New Roman" w:cs="Times New Roman"/>
          <w:color w:val="000000"/>
          <w:sz w:val="24"/>
          <w:szCs w:val="24"/>
          <w:lang w:eastAsia="en-GB"/>
        </w:rPr>
        <w:t>to determine the out-degree per pathway node. The pathways with the highest out-degree were of interest as they involved the most significantly altered proteins. To more easily visualize the relevancy of the altered pathways, out-degree was linked to the size of the corresponding pathway node. </w:t>
      </w:r>
    </w:p>
    <w:p w14:paraId="19939916" w14:textId="4D8308B5" w:rsidR="00F76FC0" w:rsidRPr="00D23B46" w:rsidRDefault="00C402FD" w:rsidP="00D23B46">
      <w:pPr>
        <w:pStyle w:val="Heading3"/>
        <w:spacing w:line="360" w:lineRule="auto"/>
        <w:jc w:val="both"/>
        <w:rPr>
          <w:rFonts w:ascii="Times New Roman" w:eastAsia="Times New Roman" w:hAnsi="Times New Roman" w:cs="Times New Roman"/>
          <w:i/>
          <w:iCs/>
          <w:color w:val="auto"/>
          <w:u w:val="single"/>
          <w:lang w:eastAsia="en-GB"/>
        </w:rPr>
      </w:pPr>
      <w:bookmarkStart w:id="28" w:name="_Toc44088858"/>
      <w:r>
        <w:rPr>
          <w:rFonts w:ascii="Times New Roman" w:eastAsia="Times New Roman" w:hAnsi="Times New Roman" w:cs="Times New Roman"/>
          <w:i/>
          <w:iCs/>
          <w:color w:val="auto"/>
          <w:u w:val="single"/>
          <w:lang w:eastAsia="en-GB"/>
        </w:rPr>
        <w:lastRenderedPageBreak/>
        <w:t>Integrative analysis of the metabolic and metagenomic data</w:t>
      </w:r>
      <w:bookmarkEnd w:id="28"/>
    </w:p>
    <w:p w14:paraId="77E9DB94" w14:textId="0AE99910" w:rsidR="00C402FD" w:rsidRPr="00AB7B0F" w:rsidRDefault="00C402FD" w:rsidP="00C402FD">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pre-processing of the metabolomic data</w:t>
      </w:r>
    </w:p>
    <w:p w14:paraId="72D7AB65" w14:textId="78B9E0A1" w:rsidR="007564D5" w:rsidRDefault="00B51D7E" w:rsidP="007C60A4">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No further filtering of the metagenomic data was performed in order to carry out the integrative analysis of the metabolomic and metagenomic data, however, the metabolomic data </w:t>
      </w:r>
      <w:r w:rsidR="007E17C9">
        <w:rPr>
          <w:rFonts w:ascii="Times New Roman" w:hAnsi="Times New Roman" w:cs="Times New Roman"/>
          <w:color w:val="000000"/>
          <w:sz w:val="24"/>
          <w:szCs w:val="24"/>
        </w:rPr>
        <w:t xml:space="preserve">needed slight adjustments in order to be suitable. </w:t>
      </w:r>
    </w:p>
    <w:p w14:paraId="42A41F5E" w14:textId="21831DD5" w:rsidR="006C5EBA" w:rsidRDefault="004E36D3" w:rsidP="007C60A4">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Like with the metagenomic datafile, </w:t>
      </w:r>
      <w:r w:rsidR="006C5EBA">
        <w:rPr>
          <w:rFonts w:ascii="Times New Roman" w:hAnsi="Times New Roman" w:cs="Times New Roman"/>
          <w:color w:val="000000"/>
          <w:sz w:val="24"/>
          <w:szCs w:val="24"/>
        </w:rPr>
        <w:t xml:space="preserve">samples were excluded based on the PCA </w:t>
      </w:r>
      <w:r w:rsidR="005E3E5F">
        <w:rPr>
          <w:rFonts w:ascii="Times New Roman" w:hAnsi="Times New Roman" w:cs="Times New Roman"/>
          <w:color w:val="000000"/>
          <w:sz w:val="24"/>
          <w:szCs w:val="24"/>
        </w:rPr>
        <w:t>(</w:t>
      </w:r>
      <w:r w:rsidR="00226E3C">
        <w:rPr>
          <w:rFonts w:ascii="Times New Roman" w:hAnsi="Times New Roman" w:cs="Times New Roman"/>
          <w:color w:val="000000"/>
          <w:sz w:val="24"/>
          <w:szCs w:val="24"/>
        </w:rPr>
        <w:t>Appendix 2</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with only those corresponding to an Axis1 value &gt;</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 xml:space="preserve">-2.8 </w:t>
      </w:r>
      <w:r w:rsidR="0092080B">
        <w:rPr>
          <w:rFonts w:ascii="Times New Roman" w:hAnsi="Times New Roman" w:cs="Times New Roman"/>
          <w:color w:val="000000"/>
          <w:sz w:val="24"/>
          <w:szCs w:val="24"/>
        </w:rPr>
        <w:t>being included</w:t>
      </w:r>
      <w:r w:rsidR="00BD7CC7">
        <w:rPr>
          <w:rFonts w:ascii="Times New Roman" w:hAnsi="Times New Roman" w:cs="Times New Roman"/>
          <w:color w:val="000000"/>
          <w:sz w:val="24"/>
          <w:szCs w:val="24"/>
        </w:rPr>
        <w:t>, as explained before</w:t>
      </w:r>
      <w:r w:rsidR="0092080B">
        <w:rPr>
          <w:rFonts w:ascii="Times New Roman" w:hAnsi="Times New Roman" w:cs="Times New Roman"/>
          <w:color w:val="000000"/>
          <w:sz w:val="24"/>
          <w:szCs w:val="24"/>
        </w:rPr>
        <w:t xml:space="preserve">. </w:t>
      </w:r>
      <w:r w:rsidR="001564C7">
        <w:rPr>
          <w:rFonts w:ascii="Times New Roman" w:hAnsi="Times New Roman" w:cs="Times New Roman"/>
          <w:color w:val="000000"/>
          <w:sz w:val="24"/>
          <w:szCs w:val="24"/>
        </w:rPr>
        <w:t xml:space="preserve">Furthermore, </w:t>
      </w:r>
      <w:r w:rsidR="00992B3D">
        <w:rPr>
          <w:rFonts w:ascii="Times New Roman" w:hAnsi="Times New Roman" w:cs="Times New Roman"/>
          <w:color w:val="000000"/>
          <w:sz w:val="24"/>
          <w:szCs w:val="24"/>
        </w:rPr>
        <w:t xml:space="preserve">the </w:t>
      </w:r>
      <w:r w:rsidR="001564C7">
        <w:rPr>
          <w:rFonts w:ascii="Times New Roman" w:hAnsi="Times New Roman" w:cs="Times New Roman"/>
          <w:color w:val="000000"/>
          <w:sz w:val="24"/>
          <w:szCs w:val="24"/>
        </w:rPr>
        <w:t xml:space="preserve">metabolites </w:t>
      </w:r>
      <w:r w:rsidR="00992B3D">
        <w:rPr>
          <w:rFonts w:ascii="Times New Roman" w:hAnsi="Times New Roman" w:cs="Times New Roman"/>
          <w:color w:val="000000"/>
          <w:sz w:val="24"/>
          <w:szCs w:val="24"/>
        </w:rPr>
        <w:t xml:space="preserve">were filtered to only include those </w:t>
      </w:r>
      <w:r w:rsidR="001564C7">
        <w:rPr>
          <w:rFonts w:ascii="Times New Roman" w:hAnsi="Times New Roman" w:cs="Times New Roman"/>
          <w:color w:val="000000"/>
          <w:sz w:val="24"/>
          <w:szCs w:val="24"/>
        </w:rPr>
        <w:t xml:space="preserve">that had an abundance of 0 in no more than </w:t>
      </w:r>
      <w:r w:rsidR="003D0378">
        <w:rPr>
          <w:rFonts w:ascii="Times New Roman" w:hAnsi="Times New Roman" w:cs="Times New Roman"/>
          <w:color w:val="000000"/>
          <w:sz w:val="24"/>
          <w:szCs w:val="24"/>
        </w:rPr>
        <w:t xml:space="preserve">3 samples. </w:t>
      </w:r>
      <w:r w:rsidR="00426529">
        <w:rPr>
          <w:rFonts w:ascii="Times New Roman" w:hAnsi="Times New Roman" w:cs="Times New Roman"/>
          <w:color w:val="000000"/>
          <w:sz w:val="24"/>
          <w:szCs w:val="24"/>
        </w:rPr>
        <w:t xml:space="preserve">The final </w:t>
      </w:r>
      <w:r w:rsidR="00952CFD">
        <w:rPr>
          <w:rFonts w:ascii="Times New Roman" w:hAnsi="Times New Roman" w:cs="Times New Roman"/>
          <w:color w:val="000000"/>
          <w:sz w:val="24"/>
          <w:szCs w:val="24"/>
        </w:rPr>
        <w:t xml:space="preserve">abundances in the </w:t>
      </w:r>
      <w:r w:rsidR="00426529">
        <w:rPr>
          <w:rFonts w:ascii="Times New Roman" w:hAnsi="Times New Roman" w:cs="Times New Roman"/>
          <w:color w:val="000000"/>
          <w:sz w:val="24"/>
          <w:szCs w:val="24"/>
        </w:rPr>
        <w:t>metabolomic datafile w</w:t>
      </w:r>
      <w:r w:rsidR="00952CFD">
        <w:rPr>
          <w:rFonts w:ascii="Times New Roman" w:hAnsi="Times New Roman" w:cs="Times New Roman"/>
          <w:color w:val="000000"/>
          <w:sz w:val="24"/>
          <w:szCs w:val="24"/>
        </w:rPr>
        <w:t>ere</w:t>
      </w:r>
      <w:r w:rsidR="00426529">
        <w:rPr>
          <w:rFonts w:ascii="Times New Roman" w:hAnsi="Times New Roman" w:cs="Times New Roman"/>
          <w:color w:val="000000"/>
          <w:sz w:val="24"/>
          <w:szCs w:val="24"/>
        </w:rPr>
        <w:t xml:space="preserve"> then log(x+1) transformed </w:t>
      </w:r>
      <w:r w:rsidR="00952CFD">
        <w:rPr>
          <w:rFonts w:ascii="Times New Roman" w:hAnsi="Times New Roman" w:cs="Times New Roman"/>
          <w:color w:val="000000"/>
          <w:sz w:val="24"/>
          <w:szCs w:val="24"/>
        </w:rPr>
        <w:t xml:space="preserve">to weaken the heavy tails and </w:t>
      </w:r>
      <w:r w:rsidR="007E0299">
        <w:rPr>
          <w:rFonts w:ascii="Times New Roman" w:hAnsi="Times New Roman" w:cs="Times New Roman"/>
          <w:color w:val="000000"/>
          <w:sz w:val="24"/>
          <w:szCs w:val="24"/>
        </w:rPr>
        <w:t xml:space="preserve">so </w:t>
      </w:r>
      <w:r w:rsidR="00952CFD">
        <w:rPr>
          <w:rFonts w:ascii="Times New Roman" w:hAnsi="Times New Roman" w:cs="Times New Roman"/>
          <w:color w:val="000000"/>
          <w:sz w:val="24"/>
          <w:szCs w:val="24"/>
        </w:rPr>
        <w:t xml:space="preserve">allow for a </w:t>
      </w:r>
      <w:r w:rsidR="00BD7CC7">
        <w:rPr>
          <w:rFonts w:ascii="Times New Roman" w:hAnsi="Times New Roman" w:cs="Times New Roman"/>
          <w:color w:val="000000"/>
          <w:sz w:val="24"/>
          <w:szCs w:val="24"/>
        </w:rPr>
        <w:t xml:space="preserve">sounder </w:t>
      </w:r>
      <w:r w:rsidR="007C60A4">
        <w:rPr>
          <w:rFonts w:ascii="Times New Roman" w:hAnsi="Times New Roman" w:cs="Times New Roman"/>
          <w:color w:val="000000"/>
          <w:sz w:val="24"/>
          <w:szCs w:val="24"/>
        </w:rPr>
        <w:t xml:space="preserve">statistical analysis. </w:t>
      </w:r>
    </w:p>
    <w:p w14:paraId="245599AF" w14:textId="14F4653D" w:rsidR="00BB0566" w:rsidRPr="00901BB0" w:rsidRDefault="00524835" w:rsidP="00901BB0">
      <w:pPr>
        <w:pStyle w:val="Heading4"/>
        <w:spacing w:line="360" w:lineRule="auto"/>
        <w:rPr>
          <w:rFonts w:ascii="Times New Roman" w:eastAsia="Times New Roman" w:hAnsi="Times New Roman" w:cs="Times New Roman"/>
          <w:color w:val="auto"/>
          <w:sz w:val="24"/>
          <w:szCs w:val="24"/>
          <w:lang w:eastAsia="en-GB"/>
        </w:rPr>
      </w:pPr>
      <w:r w:rsidRPr="00901BB0">
        <w:rPr>
          <w:rFonts w:ascii="Times New Roman" w:eastAsia="Times New Roman" w:hAnsi="Times New Roman" w:cs="Times New Roman"/>
          <w:color w:val="auto"/>
          <w:sz w:val="24"/>
          <w:szCs w:val="24"/>
          <w:lang w:eastAsia="en-GB"/>
        </w:rPr>
        <w:t xml:space="preserve">Sparse </w:t>
      </w:r>
      <w:r w:rsidR="008B06F6" w:rsidRPr="00901BB0">
        <w:rPr>
          <w:rFonts w:ascii="Times New Roman" w:eastAsia="Times New Roman" w:hAnsi="Times New Roman" w:cs="Times New Roman"/>
          <w:color w:val="auto"/>
          <w:sz w:val="24"/>
          <w:szCs w:val="24"/>
          <w:lang w:eastAsia="en-GB"/>
        </w:rPr>
        <w:t xml:space="preserve">Canonical Correlation Analysis </w:t>
      </w:r>
      <w:r w:rsidR="00BB0566" w:rsidRPr="00901BB0">
        <w:rPr>
          <w:rFonts w:ascii="Times New Roman" w:eastAsia="Times New Roman" w:hAnsi="Times New Roman" w:cs="Times New Roman"/>
          <w:color w:val="auto"/>
          <w:sz w:val="24"/>
          <w:szCs w:val="24"/>
          <w:lang w:eastAsia="en-GB"/>
        </w:rPr>
        <w:t>of the metabolomic and metagenomic data</w:t>
      </w:r>
    </w:p>
    <w:p w14:paraId="72A847C1" w14:textId="1A124925" w:rsidR="007C60A4" w:rsidRDefault="00E41F47" w:rsidP="00901BB0">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w:t>
      </w:r>
      <w:r w:rsidR="002D1094" w:rsidRPr="00AB7B0F">
        <w:rPr>
          <w:rFonts w:ascii="Times New Roman" w:hAnsi="Times New Roman" w:cs="Times New Roman"/>
          <w:color w:val="000000"/>
          <w:sz w:val="24"/>
          <w:szCs w:val="24"/>
        </w:rPr>
        <w:t xml:space="preserve">he filtered </w:t>
      </w:r>
      <w:proofErr w:type="spellStart"/>
      <w:r w:rsidR="002D1094" w:rsidRPr="00AB7B0F">
        <w:rPr>
          <w:rFonts w:ascii="Times New Roman" w:hAnsi="Times New Roman" w:cs="Times New Roman"/>
          <w:color w:val="000000"/>
          <w:sz w:val="24"/>
          <w:szCs w:val="24"/>
        </w:rPr>
        <w:t>phyloseq</w:t>
      </w:r>
      <w:proofErr w:type="spellEnd"/>
      <w:r w:rsidR="002D1094" w:rsidRPr="00AB7B0F">
        <w:rPr>
          <w:rFonts w:ascii="Times New Roman" w:hAnsi="Times New Roman" w:cs="Times New Roman"/>
          <w:color w:val="000000"/>
          <w:sz w:val="24"/>
          <w:szCs w:val="24"/>
        </w:rPr>
        <w:t xml:space="preserve"> object and matching metabol</w:t>
      </w:r>
      <w:r w:rsidR="002D1094">
        <w:rPr>
          <w:rFonts w:ascii="Times New Roman" w:hAnsi="Times New Roman" w:cs="Times New Roman"/>
          <w:color w:val="000000"/>
          <w:sz w:val="24"/>
          <w:szCs w:val="24"/>
        </w:rPr>
        <w:t>om</w:t>
      </w:r>
      <w:r w:rsidR="002D1094" w:rsidRPr="00AB7B0F">
        <w:rPr>
          <w:rFonts w:ascii="Times New Roman" w:hAnsi="Times New Roman" w:cs="Times New Roman"/>
          <w:color w:val="000000"/>
          <w:sz w:val="24"/>
          <w:szCs w:val="24"/>
        </w:rPr>
        <w:t xml:space="preserve">ic datafile were used to perform a sparse Canonical Correlation Analysis (sparse CCA) </w:t>
      </w:r>
      <w:r w:rsidR="00F54B3C">
        <w:rPr>
          <w:rFonts w:ascii="Times New Roman" w:hAnsi="Times New Roman" w:cs="Times New Roman"/>
          <w:color w:val="FF9900"/>
          <w:sz w:val="24"/>
          <w:szCs w:val="24"/>
        </w:rPr>
        <w:t>which</w:t>
      </w:r>
      <w:r w:rsidR="002D1094">
        <w:rPr>
          <w:rFonts w:ascii="Times New Roman" w:hAnsi="Times New Roman" w:cs="Times New Roman"/>
          <w:color w:val="FF9900"/>
          <w:sz w:val="24"/>
          <w:szCs w:val="24"/>
        </w:rPr>
        <w:t xml:space="preserve"> allowed</w:t>
      </w:r>
      <w:r w:rsidR="002D1094" w:rsidRPr="00AB7B0F">
        <w:rPr>
          <w:rFonts w:ascii="Times New Roman" w:hAnsi="Times New Roman" w:cs="Times New Roman"/>
          <w:color w:val="FF9900"/>
          <w:sz w:val="24"/>
          <w:szCs w:val="24"/>
        </w:rPr>
        <w:t xml:space="preserve"> for recognition of the corresponding features linking the 2 datasets</w:t>
      </w:r>
      <w:r w:rsidR="002D1094" w:rsidRPr="00AB7B0F">
        <w:rPr>
          <w:rFonts w:ascii="Times New Roman" w:hAnsi="Times New Roman" w:cs="Times New Roman"/>
          <w:color w:val="000000"/>
          <w:sz w:val="24"/>
          <w:szCs w:val="24"/>
        </w:rPr>
        <w:t xml:space="preserve">. The </w:t>
      </w:r>
      <w:r w:rsidR="002D1094" w:rsidRPr="00A33ED3">
        <w:rPr>
          <w:rFonts w:ascii="Times New Roman" w:hAnsi="Times New Roman" w:cs="Times New Roman"/>
          <w:i/>
          <w:iCs/>
          <w:color w:val="000000"/>
          <w:sz w:val="24"/>
          <w:szCs w:val="24"/>
        </w:rPr>
        <w:t>PMA</w:t>
      </w:r>
      <w:r w:rsidR="002D1094" w:rsidRPr="00AB7B0F">
        <w:rPr>
          <w:rFonts w:ascii="Times New Roman" w:hAnsi="Times New Roman" w:cs="Times New Roman"/>
          <w:color w:val="000000"/>
          <w:sz w:val="24"/>
          <w:szCs w:val="24"/>
        </w:rPr>
        <w:t xml:space="preserve"> </w:t>
      </w:r>
      <w:r w:rsidR="00E20D1C">
        <w:rPr>
          <w:rFonts w:ascii="Times New Roman" w:hAnsi="Times New Roman" w:cs="Times New Roman"/>
          <w:color w:val="000000"/>
          <w:sz w:val="24"/>
          <w:szCs w:val="24"/>
        </w:rPr>
        <w:t>(</w:t>
      </w:r>
      <w:proofErr w:type="spellStart"/>
      <w:r w:rsidR="00E20D1C">
        <w:rPr>
          <w:rFonts w:ascii="Times New Roman" w:hAnsi="Times New Roman" w:cs="Times New Roman"/>
          <w:color w:val="000000"/>
          <w:sz w:val="24"/>
          <w:szCs w:val="24"/>
        </w:rPr>
        <w:t>penalyzed</w:t>
      </w:r>
      <w:proofErr w:type="spellEnd"/>
      <w:r w:rsidR="00E20D1C">
        <w:rPr>
          <w:rFonts w:ascii="Times New Roman" w:hAnsi="Times New Roman" w:cs="Times New Roman"/>
          <w:color w:val="000000"/>
          <w:sz w:val="24"/>
          <w:szCs w:val="24"/>
        </w:rPr>
        <w:t xml:space="preserve"> multivariate analysis) R </w:t>
      </w:r>
      <w:r w:rsidR="002D1094" w:rsidRPr="00AB7B0F">
        <w:rPr>
          <w:rFonts w:ascii="Times New Roman" w:hAnsi="Times New Roman" w:cs="Times New Roman"/>
          <w:color w:val="000000"/>
          <w:sz w:val="24"/>
          <w:szCs w:val="24"/>
        </w:rPr>
        <w:t>package</w:t>
      </w:r>
      <w:r w:rsidR="00B33EC7">
        <w:rPr>
          <w:rFonts w:ascii="Times New Roman" w:hAnsi="Times New Roman" w:cs="Times New Roman"/>
          <w:color w:val="000000"/>
          <w:sz w:val="24"/>
          <w:szCs w:val="24"/>
        </w:rPr>
        <w:t xml:space="preserve"> </w:t>
      </w:r>
      <w:r w:rsidR="002D1094">
        <w:rPr>
          <w:rFonts w:ascii="Times New Roman" w:hAnsi="Times New Roman" w:cs="Times New Roman"/>
          <w:color w:val="000000"/>
          <w:sz w:val="24"/>
          <w:szCs w:val="24"/>
        </w:rPr>
        <w:t xml:space="preserve"> </w:t>
      </w:r>
      <w:r w:rsidR="00016ED2">
        <w:rPr>
          <w:rFonts w:ascii="Times New Roman" w:hAnsi="Times New Roman" w:cs="Times New Roman"/>
          <w:color w:val="000000"/>
          <w:sz w:val="24"/>
          <w:szCs w:val="24"/>
        </w:rPr>
        <w:fldChar w:fldCharType="begin"/>
      </w:r>
      <w:r w:rsidR="00016ED2">
        <w:rPr>
          <w:rFonts w:ascii="Times New Roman" w:hAnsi="Times New Roman" w:cs="Times New Roman"/>
          <w:color w:val="000000"/>
          <w:sz w:val="24"/>
          <w:szCs w:val="24"/>
        </w:rPr>
        <w:instrText xml:space="preserve"> ADDIN EN.CITE &lt;EndNote&gt;&lt;Cite&gt;&lt;Author&gt;Witten&lt;/Author&gt;&lt;Year&gt;2020&lt;/Year&gt;&lt;RecNum&gt;41&lt;/RecNum&gt;&lt;DisplayText&gt;(41)&lt;/DisplayText&gt;&lt;record&gt;&lt;rec-number&gt;41&lt;/rec-number&gt;&lt;foreign-keys&gt;&lt;key app="EN" db-id="5vrfsrrsq25exredw29vf0ejdxsprwatv9fp" timestamp="1593185572"&gt;41&lt;/key&gt;&lt;/foreign-keys&gt;&lt;ref-type name="Computer Program"&gt;9&lt;/ref-type&gt;&lt;contributors&gt;&lt;authors&gt;&lt;author&gt;Daniela Witten&lt;/author&gt;&lt;author&gt;Rob Tibshirani&lt;/author&gt;&lt;/authors&gt;&lt;/contributors&gt;&lt;titles&gt;&lt;title&gt;PMA: Penalized Multivariate Analysis&lt;/title&gt;&lt;/titles&gt;&lt;edition&gt;version 1.2.1&lt;/edition&gt;&lt;dates&gt;&lt;year&gt;2020&lt;/year&gt;&lt;/dates&gt;&lt;work-type&gt;R package&lt;/work-type&gt;&lt;urls&gt;&lt;related-urls&gt;&lt;url&gt;https://CRAN.R-project.org/package=PMA&lt;/url&gt;&lt;/related-urls&gt;&lt;/urls&gt;&lt;/record&gt;&lt;/Cite&gt;&lt;/EndNote&gt;</w:instrText>
      </w:r>
      <w:r w:rsidR="00016ED2">
        <w:rPr>
          <w:rFonts w:ascii="Times New Roman" w:hAnsi="Times New Roman" w:cs="Times New Roman"/>
          <w:color w:val="000000"/>
          <w:sz w:val="24"/>
          <w:szCs w:val="24"/>
        </w:rPr>
        <w:fldChar w:fldCharType="separate"/>
      </w:r>
      <w:r w:rsidR="00016ED2">
        <w:rPr>
          <w:rFonts w:ascii="Times New Roman" w:hAnsi="Times New Roman" w:cs="Times New Roman"/>
          <w:noProof/>
          <w:color w:val="000000"/>
          <w:sz w:val="24"/>
          <w:szCs w:val="24"/>
        </w:rPr>
        <w:t>(41)</w:t>
      </w:r>
      <w:r w:rsidR="00016ED2">
        <w:rPr>
          <w:rFonts w:ascii="Times New Roman" w:hAnsi="Times New Roman" w:cs="Times New Roman"/>
          <w:color w:val="000000"/>
          <w:sz w:val="24"/>
          <w:szCs w:val="24"/>
        </w:rPr>
        <w:fldChar w:fldCharType="end"/>
      </w:r>
      <w:r w:rsidR="00016ED2">
        <w:rPr>
          <w:rFonts w:ascii="Times New Roman" w:hAnsi="Times New Roman" w:cs="Times New Roman"/>
          <w:color w:val="000000"/>
          <w:sz w:val="24"/>
          <w:szCs w:val="24"/>
        </w:rPr>
        <w:t xml:space="preserve"> </w:t>
      </w:r>
      <w:r w:rsidR="002D1094" w:rsidRPr="00DD02AB">
        <w:rPr>
          <w:rFonts w:ascii="Times New Roman" w:hAnsi="Times New Roman" w:cs="Times New Roman"/>
          <w:sz w:val="24"/>
          <w:szCs w:val="24"/>
        </w:rPr>
        <w:t xml:space="preserve">was </w:t>
      </w:r>
      <w:r w:rsidR="002D1094" w:rsidRPr="00AB7B0F">
        <w:rPr>
          <w:rFonts w:ascii="Times New Roman" w:hAnsi="Times New Roman" w:cs="Times New Roman"/>
          <w:color w:val="000000"/>
          <w:sz w:val="24"/>
          <w:szCs w:val="24"/>
        </w:rPr>
        <w:t>used to execute this analysis and a penalty of 0.15 was app</w:t>
      </w:r>
      <w:r w:rsidR="002D1094">
        <w:rPr>
          <w:rFonts w:ascii="Times New Roman" w:hAnsi="Times New Roman" w:cs="Times New Roman"/>
          <w:color w:val="000000"/>
          <w:sz w:val="24"/>
          <w:szCs w:val="24"/>
        </w:rPr>
        <w:t>l</w:t>
      </w:r>
      <w:r w:rsidR="002D1094" w:rsidRPr="00AB7B0F">
        <w:rPr>
          <w:rFonts w:ascii="Times New Roman" w:hAnsi="Times New Roman" w:cs="Times New Roman"/>
          <w:color w:val="000000"/>
          <w:sz w:val="24"/>
          <w:szCs w:val="24"/>
        </w:rPr>
        <w:t>ied to both the metagenome and metabolome matrices. </w:t>
      </w:r>
    </w:p>
    <w:p w14:paraId="6BEC86EE" w14:textId="77777777" w:rsidR="007C60A4" w:rsidRDefault="007C60A4" w:rsidP="00672A52">
      <w:pPr>
        <w:spacing w:line="360" w:lineRule="auto"/>
        <w:rPr>
          <w:rFonts w:ascii="Times New Roman" w:hAnsi="Times New Roman" w:cs="Times New Roman"/>
          <w:color w:val="000000"/>
          <w:sz w:val="24"/>
          <w:szCs w:val="24"/>
        </w:rPr>
      </w:pPr>
    </w:p>
    <w:p w14:paraId="013A760D" w14:textId="46044830" w:rsidR="00AC225F" w:rsidRDefault="00C92B69" w:rsidP="00672A52">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metagenomic analyses, the DAs and the integrative analysis of the metabolomic and metagenomic analysis were all performed using </w:t>
      </w:r>
      <w:r w:rsidRPr="00B04BF9">
        <w:rPr>
          <w:rFonts w:ascii="Times New Roman" w:eastAsia="Times New Roman" w:hAnsi="Times New Roman" w:cs="Times New Roman"/>
          <w:sz w:val="24"/>
          <w:szCs w:val="24"/>
          <w:lang w:eastAsia="en-GB"/>
        </w:rPr>
        <w:t>in R-3.6.3</w:t>
      </w:r>
      <w:r w:rsidR="002240C1" w:rsidRPr="00B04BF9">
        <w:rPr>
          <w:rFonts w:ascii="Times New Roman" w:eastAsia="Times New Roman" w:hAnsi="Times New Roman" w:cs="Times New Roman"/>
          <w:sz w:val="24"/>
          <w:szCs w:val="24"/>
          <w:lang w:eastAsia="en-GB"/>
        </w:rPr>
        <w:t xml:space="preserve"> </w:t>
      </w:r>
      <w:r w:rsidR="00FE7232" w:rsidRPr="00B04BF9">
        <w:rPr>
          <w:rFonts w:ascii="Times New Roman" w:eastAsia="Times New Roman" w:hAnsi="Times New Roman" w:cs="Times New Roman"/>
          <w:sz w:val="24"/>
          <w:szCs w:val="24"/>
          <w:lang w:eastAsia="en-GB"/>
        </w:rPr>
        <w:fldChar w:fldCharType="begin"/>
      </w:r>
      <w:r w:rsidR="00FE7232" w:rsidRPr="00B04BF9">
        <w:rPr>
          <w:rFonts w:ascii="Times New Roman" w:eastAsia="Times New Roman" w:hAnsi="Times New Roman" w:cs="Times New Roman"/>
          <w:sz w:val="24"/>
          <w:szCs w:val="24"/>
          <w:lang w:eastAsia="en-GB"/>
        </w:rPr>
        <w:instrText xml:space="preserve"> ADDIN EN.CITE &lt;EndNote&gt;&lt;Cite&gt;&lt;Author&gt;R Core Team&lt;/Author&gt;&lt;Year&gt;2020&lt;/Year&gt;&lt;RecNum&gt;42&lt;/RecNum&gt;&lt;DisplayText&gt;(42)&lt;/DisplayText&gt;&lt;record&gt;&lt;rec-number&gt;42&lt;/rec-number&gt;&lt;foreign-keys&gt;&lt;key app="EN" db-id="5vrfsrrsq25exredw29vf0ejdxsprwatv9fp" timestamp="1593186354"&gt;42&lt;/key&gt;&lt;/foreign-keys&gt;&lt;ref-type name="Computer Program"&gt;9&lt;/ref-type&gt;&lt;contributors&gt;&lt;authors&gt;&lt;author&gt;R Core Team,&lt;/author&gt;&lt;/authors&gt;&lt;/contributors&gt;&lt;titles&gt;&lt;title&gt;R: A language and environment for statistical computing&lt;/title&gt;&lt;/titles&gt;&lt;dates&gt;&lt;year&gt;2020&lt;/year&gt;&lt;/dates&gt;&lt;pub-location&gt;Vienna, Austria&lt;/pub-location&gt;&lt;publisher&gt;R Foundation for Statistical Computing&lt;/publisher&gt;&lt;urls&gt;&lt;related-urls&gt;&lt;url&gt;https://www.R-project.org/&lt;/url&gt;&lt;/related-urls&gt;&lt;/urls&gt;&lt;/record&gt;&lt;/Cite&gt;&lt;/EndNote&gt;</w:instrText>
      </w:r>
      <w:r w:rsidR="00FE7232" w:rsidRPr="00B04BF9">
        <w:rPr>
          <w:rFonts w:ascii="Times New Roman" w:eastAsia="Times New Roman" w:hAnsi="Times New Roman" w:cs="Times New Roman"/>
          <w:sz w:val="24"/>
          <w:szCs w:val="24"/>
          <w:lang w:eastAsia="en-GB"/>
        </w:rPr>
        <w:fldChar w:fldCharType="separate"/>
      </w:r>
      <w:r w:rsidR="00FE7232" w:rsidRPr="00B04BF9">
        <w:rPr>
          <w:rFonts w:ascii="Times New Roman" w:eastAsia="Times New Roman" w:hAnsi="Times New Roman" w:cs="Times New Roman"/>
          <w:noProof/>
          <w:sz w:val="24"/>
          <w:szCs w:val="24"/>
          <w:lang w:eastAsia="en-GB"/>
        </w:rPr>
        <w:t>(42)</w:t>
      </w:r>
      <w:r w:rsidR="00FE7232" w:rsidRPr="00B04BF9">
        <w:rPr>
          <w:rFonts w:ascii="Times New Roman" w:eastAsia="Times New Roman" w:hAnsi="Times New Roman" w:cs="Times New Roman"/>
          <w:sz w:val="24"/>
          <w:szCs w:val="24"/>
          <w:lang w:eastAsia="en-GB"/>
        </w:rPr>
        <w:fldChar w:fldCharType="end"/>
      </w:r>
      <w:r w:rsidRPr="00B04BF9">
        <w:rPr>
          <w:rFonts w:ascii="Times New Roman" w:eastAsia="Times New Roman" w:hAnsi="Times New Roman" w:cs="Times New Roman"/>
          <w:sz w:val="24"/>
          <w:szCs w:val="24"/>
          <w:lang w:eastAsia="en-GB"/>
        </w:rPr>
        <w:t xml:space="preserve">. </w:t>
      </w:r>
      <w:r w:rsidR="004479D2">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 xml:space="preserve">corresponding </w:t>
      </w:r>
      <w:r w:rsidR="00AC225F">
        <w:rPr>
          <w:rFonts w:ascii="Times New Roman" w:hAnsi="Times New Roman" w:cs="Times New Roman"/>
          <w:color w:val="000000"/>
          <w:sz w:val="24"/>
          <w:szCs w:val="24"/>
        </w:rPr>
        <w:t>R scripts</w:t>
      </w:r>
      <w:r w:rsidR="004479D2">
        <w:rPr>
          <w:rFonts w:ascii="Times New Roman" w:hAnsi="Times New Roman" w:cs="Times New Roman"/>
          <w:color w:val="000000"/>
          <w:sz w:val="24"/>
          <w:szCs w:val="24"/>
        </w:rPr>
        <w:t xml:space="preserve"> </w:t>
      </w:r>
      <w:r w:rsidR="009B59B5">
        <w:rPr>
          <w:rFonts w:ascii="Times New Roman" w:hAnsi="Times New Roman" w:cs="Times New Roman"/>
          <w:color w:val="000000"/>
          <w:sz w:val="24"/>
          <w:szCs w:val="24"/>
        </w:rPr>
        <w:t xml:space="preserve">can all be downloaded from </w:t>
      </w:r>
      <w:r w:rsidR="00901BB0">
        <w:rPr>
          <w:rFonts w:ascii="Times New Roman" w:hAnsi="Times New Roman" w:cs="Times New Roman"/>
          <w:color w:val="000000"/>
          <w:sz w:val="24"/>
          <w:szCs w:val="24"/>
        </w:rPr>
        <w:t>… (</w:t>
      </w:r>
      <w:proofErr w:type="spellStart"/>
      <w:r w:rsidR="00901BB0">
        <w:rPr>
          <w:rFonts w:ascii="Times New Roman" w:hAnsi="Times New Roman" w:cs="Times New Roman"/>
          <w:color w:val="000000"/>
          <w:sz w:val="24"/>
          <w:szCs w:val="24"/>
        </w:rPr>
        <w:t>github</w:t>
      </w:r>
      <w:proofErr w:type="spellEnd"/>
      <w:r w:rsidR="00901BB0">
        <w:rPr>
          <w:rFonts w:ascii="Times New Roman" w:hAnsi="Times New Roman" w:cs="Times New Roman"/>
          <w:color w:val="000000"/>
          <w:sz w:val="24"/>
          <w:szCs w:val="24"/>
        </w:rPr>
        <w:t xml:space="preserve"> link).</w:t>
      </w:r>
    </w:p>
    <w:p w14:paraId="750DD2C1" w14:textId="2E5B1B91" w:rsidR="008716E4" w:rsidRDefault="008716E4" w:rsidP="00672A52">
      <w:pPr>
        <w:spacing w:line="360" w:lineRule="auto"/>
        <w:rPr>
          <w:rFonts w:ascii="Times New Roman" w:hAnsi="Times New Roman" w:cs="Times New Roman"/>
          <w:color w:val="000000"/>
          <w:sz w:val="24"/>
          <w:szCs w:val="24"/>
        </w:rPr>
      </w:pPr>
    </w:p>
    <w:p w14:paraId="49A21307" w14:textId="0C3B881F" w:rsidR="008716E4" w:rsidRDefault="008716E4" w:rsidP="008716E4">
      <w:pPr>
        <w:pStyle w:val="Heading2"/>
        <w:spacing w:before="0" w:beforeAutospacing="0" w:after="160" w:afterAutospacing="0"/>
        <w:jc w:val="both"/>
        <w:rPr>
          <w:b w:val="0"/>
          <w:bCs w:val="0"/>
          <w:sz w:val="24"/>
          <w:szCs w:val="24"/>
        </w:rPr>
      </w:pPr>
      <w:bookmarkStart w:id="29" w:name="_Toc44088859"/>
      <w:r>
        <w:rPr>
          <w:sz w:val="24"/>
          <w:szCs w:val="24"/>
          <w:u w:val="single"/>
        </w:rPr>
        <w:t>Results</w:t>
      </w:r>
      <w:bookmarkEnd w:id="29"/>
      <w:r>
        <w:rPr>
          <w:b w:val="0"/>
          <w:bCs w:val="0"/>
          <w:sz w:val="24"/>
          <w:szCs w:val="24"/>
        </w:rPr>
        <w:t xml:space="preserve"> </w:t>
      </w:r>
    </w:p>
    <w:p w14:paraId="69C0DD6A" w14:textId="5673CC7A" w:rsidR="008716E4" w:rsidRPr="00192BF2" w:rsidRDefault="008716E4" w:rsidP="00192BF2">
      <w:pPr>
        <w:spacing w:after="0" w:line="360" w:lineRule="auto"/>
        <w:jc w:val="both"/>
        <w:rPr>
          <w:rFonts w:ascii="Times New Roman" w:hAnsi="Times New Roman" w:cs="Times New Roman"/>
          <w:sz w:val="24"/>
          <w:szCs w:val="24"/>
          <w:lang w:eastAsia="en-GB"/>
        </w:rPr>
      </w:pPr>
      <w:r w:rsidRPr="00192BF2">
        <w:rPr>
          <w:rFonts w:ascii="Times New Roman" w:eastAsia="Times New Roman" w:hAnsi="Times New Roman" w:cs="Times New Roman"/>
          <w:sz w:val="24"/>
          <w:szCs w:val="24"/>
          <w:lang w:eastAsia="en-GB"/>
        </w:rPr>
        <w:t xml:space="preserve">From the pre-processing of the subject datafile, 60 subjects remained of which 32 were IR and 28 were IS. The corresponding subject IDs were used to filter the proteome and metabolome data for the </w:t>
      </w:r>
      <w:commentRangeStart w:id="30"/>
      <w:commentRangeStart w:id="31"/>
      <w:r w:rsidRPr="00192BF2">
        <w:rPr>
          <w:rFonts w:ascii="Times New Roman" w:eastAsia="Times New Roman" w:hAnsi="Times New Roman" w:cs="Times New Roman"/>
          <w:sz w:val="24"/>
          <w:szCs w:val="24"/>
          <w:lang w:eastAsia="en-GB"/>
        </w:rPr>
        <w:t>DAs</w:t>
      </w:r>
      <w:commentRangeEnd w:id="30"/>
      <w:r w:rsidR="00BD3586">
        <w:rPr>
          <w:rStyle w:val="CommentReference"/>
        </w:rPr>
        <w:commentReference w:id="30"/>
      </w:r>
      <w:commentRangeEnd w:id="31"/>
      <w:r w:rsidR="00A266BF">
        <w:rPr>
          <w:rStyle w:val="CommentReference"/>
        </w:rPr>
        <w:commentReference w:id="31"/>
      </w:r>
      <w:r w:rsidRPr="00192BF2">
        <w:rPr>
          <w:rFonts w:ascii="Times New Roman" w:eastAsia="Times New Roman" w:hAnsi="Times New Roman" w:cs="Times New Roman"/>
          <w:sz w:val="24"/>
          <w:szCs w:val="24"/>
          <w:lang w:eastAsia="en-GB"/>
        </w:rPr>
        <w:t>, combined pathway analysis and network analysis.</w:t>
      </w:r>
      <w:r w:rsidR="00192BF2" w:rsidRPr="00192BF2">
        <w:rPr>
          <w:rFonts w:ascii="Times New Roman" w:eastAsia="Times New Roman" w:hAnsi="Times New Roman" w:cs="Times New Roman"/>
          <w:sz w:val="24"/>
          <w:szCs w:val="24"/>
          <w:lang w:eastAsia="en-GB"/>
        </w:rPr>
        <w:t xml:space="preserve"> This resulted in 686 samples (316 IR and 370 IS) being included in the proteome data</w:t>
      </w:r>
      <w:ins w:id="32" w:author="Susan Steinbusch-Coort" w:date="2020-06-30T12:44:00Z">
        <w:r w:rsidR="00BD3586">
          <w:rPr>
            <w:rFonts w:ascii="Times New Roman" w:eastAsia="Times New Roman" w:hAnsi="Times New Roman" w:cs="Times New Roman"/>
            <w:sz w:val="24"/>
            <w:szCs w:val="24"/>
            <w:lang w:eastAsia="en-GB"/>
          </w:rPr>
          <w:t xml:space="preserve"> set</w:t>
        </w:r>
      </w:ins>
      <w:r w:rsidR="00192BF2" w:rsidRPr="00192BF2">
        <w:rPr>
          <w:rFonts w:ascii="Times New Roman" w:eastAsia="Times New Roman" w:hAnsi="Times New Roman" w:cs="Times New Roman"/>
          <w:sz w:val="24"/>
          <w:szCs w:val="24"/>
          <w:lang w:eastAsia="en-GB"/>
        </w:rPr>
        <w:t xml:space="preserve"> and 726 samples (425 IR and 302 IS) in the metabolome data</w:t>
      </w:r>
      <w:ins w:id="33" w:author="Susan Steinbusch-Coort" w:date="2020-06-30T12:44:00Z">
        <w:r w:rsidR="00BD3586">
          <w:rPr>
            <w:rFonts w:ascii="Times New Roman" w:eastAsia="Times New Roman" w:hAnsi="Times New Roman" w:cs="Times New Roman"/>
            <w:sz w:val="24"/>
            <w:szCs w:val="24"/>
            <w:lang w:eastAsia="en-GB"/>
          </w:rPr>
          <w:t xml:space="preserve"> set</w:t>
        </w:r>
      </w:ins>
      <w:r w:rsidR="00192BF2" w:rsidRPr="00192BF2">
        <w:rPr>
          <w:rFonts w:ascii="Times New Roman" w:eastAsia="Times New Roman" w:hAnsi="Times New Roman" w:cs="Times New Roman"/>
          <w:sz w:val="24"/>
          <w:szCs w:val="24"/>
          <w:lang w:eastAsia="en-GB"/>
        </w:rPr>
        <w:t xml:space="preserve">. </w:t>
      </w:r>
      <w:del w:id="34" w:author="Susan Steinbusch-Coort" w:date="2020-06-30T12:44:00Z">
        <w:r w:rsidRPr="00192BF2" w:rsidDel="00BD3586">
          <w:rPr>
            <w:rFonts w:ascii="Times New Roman" w:eastAsia="Times New Roman" w:hAnsi="Times New Roman" w:cs="Times New Roman"/>
            <w:sz w:val="24"/>
            <w:szCs w:val="24"/>
            <w:lang w:eastAsia="en-GB"/>
          </w:rPr>
          <w:delText>Moreover, the</w:delText>
        </w:r>
      </w:del>
      <w:ins w:id="35" w:author="Susan Steinbusch-Coort" w:date="2020-06-30T12:44:00Z">
        <w:r w:rsidR="00BD3586">
          <w:rPr>
            <w:rFonts w:ascii="Times New Roman" w:eastAsia="Times New Roman" w:hAnsi="Times New Roman" w:cs="Times New Roman"/>
            <w:sz w:val="24"/>
            <w:szCs w:val="24"/>
            <w:lang w:eastAsia="en-GB"/>
          </w:rPr>
          <w:t xml:space="preserve"> </w:t>
        </w:r>
      </w:ins>
      <w:ins w:id="36" w:author="Susan Steinbusch-Coort" w:date="2020-06-30T12:45:00Z">
        <w:r w:rsidR="00BD3586">
          <w:rPr>
            <w:rFonts w:ascii="Times New Roman" w:eastAsia="Times New Roman" w:hAnsi="Times New Roman" w:cs="Times New Roman"/>
            <w:sz w:val="24"/>
            <w:szCs w:val="24"/>
            <w:lang w:eastAsia="en-GB"/>
          </w:rPr>
          <w:t xml:space="preserve">Whereas all the 302 proteins were annotated in with </w:t>
        </w:r>
      </w:ins>
      <w:r w:rsidRPr="00192BF2">
        <w:rPr>
          <w:rFonts w:ascii="Times New Roman" w:eastAsia="Times New Roman" w:hAnsi="Times New Roman" w:cs="Times New Roman"/>
          <w:sz w:val="24"/>
          <w:szCs w:val="24"/>
          <w:lang w:eastAsia="en-GB"/>
        </w:rPr>
        <w:t xml:space="preserve"> </w:t>
      </w:r>
      <w:del w:id="37" w:author="Susan Steinbusch-Coort" w:date="2020-06-30T12:45:00Z">
        <w:r w:rsidRPr="00192BF2" w:rsidDel="00BD3586">
          <w:rPr>
            <w:rFonts w:ascii="Times New Roman" w:eastAsia="Times New Roman" w:hAnsi="Times New Roman" w:cs="Times New Roman"/>
            <w:sz w:val="24"/>
            <w:szCs w:val="24"/>
            <w:lang w:eastAsia="en-GB"/>
          </w:rPr>
          <w:delText xml:space="preserve">proteome data included 302 proteins annotated with </w:delText>
        </w:r>
      </w:del>
      <w:r w:rsidRPr="00192BF2">
        <w:rPr>
          <w:rFonts w:ascii="Times New Roman" w:eastAsia="Times New Roman" w:hAnsi="Times New Roman" w:cs="Times New Roman"/>
          <w:sz w:val="24"/>
          <w:szCs w:val="24"/>
          <w:lang w:eastAsia="en-GB"/>
        </w:rPr>
        <w:t xml:space="preserve">HGNC symbols </w:t>
      </w:r>
      <w:del w:id="38" w:author="Susan Steinbusch-Coort" w:date="2020-06-30T12:45:00Z">
        <w:r w:rsidRPr="00192BF2" w:rsidDel="00BD3586">
          <w:rPr>
            <w:rFonts w:ascii="Times New Roman" w:eastAsia="Times New Roman" w:hAnsi="Times New Roman" w:cs="Times New Roman"/>
            <w:sz w:val="24"/>
            <w:szCs w:val="24"/>
            <w:lang w:eastAsia="en-GB"/>
          </w:rPr>
          <w:delText xml:space="preserve">while </w:delText>
        </w:r>
      </w:del>
      <w:ins w:id="39" w:author="Susan Steinbusch-Coort" w:date="2020-06-30T12:45:00Z">
        <w:r w:rsidR="00BD3586">
          <w:rPr>
            <w:rFonts w:ascii="Times New Roman" w:eastAsia="Times New Roman" w:hAnsi="Times New Roman" w:cs="Times New Roman"/>
            <w:sz w:val="24"/>
            <w:szCs w:val="24"/>
            <w:lang w:eastAsia="en-GB"/>
          </w:rPr>
          <w:t xml:space="preserve">only a subset of </w:t>
        </w:r>
      </w:ins>
      <w:r w:rsidRPr="00192BF2">
        <w:rPr>
          <w:rFonts w:ascii="Times New Roman" w:eastAsia="Times New Roman" w:hAnsi="Times New Roman" w:cs="Times New Roman"/>
          <w:sz w:val="24"/>
          <w:szCs w:val="24"/>
          <w:lang w:eastAsia="en-GB"/>
        </w:rPr>
        <w:t xml:space="preserve">the metabolome data </w:t>
      </w:r>
      <w:ins w:id="40" w:author="Susan Steinbusch-Coort" w:date="2020-06-30T12:45:00Z">
        <w:r w:rsidR="00BD3586">
          <w:rPr>
            <w:rFonts w:ascii="Times New Roman" w:eastAsia="Times New Roman" w:hAnsi="Times New Roman" w:cs="Times New Roman"/>
            <w:sz w:val="24"/>
            <w:szCs w:val="24"/>
            <w:lang w:eastAsia="en-GB"/>
          </w:rPr>
          <w:t xml:space="preserve">could be </w:t>
        </w:r>
      </w:ins>
      <w:ins w:id="41" w:author="Susan Steinbusch-Coort" w:date="2020-06-30T12:46:00Z">
        <w:r w:rsidR="00BD3586">
          <w:rPr>
            <w:rFonts w:ascii="Times New Roman" w:eastAsia="Times New Roman" w:hAnsi="Times New Roman" w:cs="Times New Roman"/>
            <w:sz w:val="24"/>
            <w:szCs w:val="24"/>
            <w:lang w:eastAsia="en-GB"/>
          </w:rPr>
          <w:t xml:space="preserve">properly </w:t>
        </w:r>
      </w:ins>
      <w:ins w:id="42" w:author="Susan Steinbusch-Coort" w:date="2020-06-30T12:45:00Z">
        <w:r w:rsidR="00BD3586">
          <w:rPr>
            <w:rFonts w:ascii="Times New Roman" w:eastAsia="Times New Roman" w:hAnsi="Times New Roman" w:cs="Times New Roman"/>
            <w:sz w:val="24"/>
            <w:szCs w:val="24"/>
            <w:lang w:eastAsia="en-GB"/>
          </w:rPr>
          <w:t>annotated</w:t>
        </w:r>
      </w:ins>
      <w:ins w:id="43" w:author="Susan Steinbusch-Coort" w:date="2020-06-30T12:46:00Z">
        <w:r w:rsidR="00BD3586">
          <w:rPr>
            <w:rFonts w:ascii="Times New Roman" w:eastAsia="Times New Roman" w:hAnsi="Times New Roman" w:cs="Times New Roman"/>
            <w:sz w:val="24"/>
            <w:szCs w:val="24"/>
            <w:lang w:eastAsia="en-GB"/>
          </w:rPr>
          <w:t xml:space="preserve"> with HMDB </w:t>
        </w:r>
      </w:ins>
      <w:proofErr w:type="spellStart"/>
      <w:ins w:id="44" w:author="Susan Steinbusch-Coort" w:date="2020-06-30T12:47:00Z">
        <w:r w:rsidR="00BD3586">
          <w:rPr>
            <w:rFonts w:ascii="Times New Roman" w:eastAsia="Times New Roman" w:hAnsi="Times New Roman" w:cs="Times New Roman"/>
            <w:sz w:val="24"/>
            <w:szCs w:val="24"/>
            <w:lang w:eastAsia="en-GB"/>
          </w:rPr>
          <w:t>indentifiers</w:t>
        </w:r>
        <w:proofErr w:type="spellEnd"/>
        <w:r w:rsidR="00BD3586">
          <w:rPr>
            <w:rFonts w:ascii="Times New Roman" w:eastAsia="Times New Roman" w:hAnsi="Times New Roman" w:cs="Times New Roman"/>
            <w:sz w:val="24"/>
            <w:szCs w:val="24"/>
            <w:lang w:eastAsia="en-GB"/>
          </w:rPr>
          <w:t xml:space="preserve"> </w:t>
        </w:r>
      </w:ins>
      <w:ins w:id="45" w:author="Susan Steinbusch-Coort" w:date="2020-06-30T12:46:00Z">
        <w:r w:rsidR="00BD3586">
          <w:rPr>
            <w:rFonts w:ascii="Times New Roman" w:eastAsia="Times New Roman" w:hAnsi="Times New Roman" w:cs="Times New Roman"/>
            <w:sz w:val="24"/>
            <w:szCs w:val="24"/>
            <w:lang w:eastAsia="en-GB"/>
          </w:rPr>
          <w:t xml:space="preserve">reducing the amount of metabolites </w:t>
        </w:r>
      </w:ins>
      <w:del w:id="46" w:author="Susan Steinbusch-Coort" w:date="2020-06-30T12:46:00Z">
        <w:r w:rsidRPr="00192BF2" w:rsidDel="00BD3586">
          <w:rPr>
            <w:rFonts w:ascii="Times New Roman" w:eastAsia="Times New Roman" w:hAnsi="Times New Roman" w:cs="Times New Roman"/>
            <w:sz w:val="24"/>
            <w:szCs w:val="24"/>
            <w:lang w:eastAsia="en-GB"/>
          </w:rPr>
          <w:delText xml:space="preserve">was reduced </w:delText>
        </w:r>
      </w:del>
      <w:r w:rsidRPr="00192BF2">
        <w:rPr>
          <w:rFonts w:ascii="Times New Roman" w:eastAsia="Times New Roman" w:hAnsi="Times New Roman" w:cs="Times New Roman"/>
          <w:sz w:val="24"/>
          <w:szCs w:val="24"/>
          <w:lang w:eastAsia="en-GB"/>
        </w:rPr>
        <w:t>from 724 metabolites to 323 metabolites</w:t>
      </w:r>
      <w:ins w:id="47" w:author="Susan Steinbusch-Coort" w:date="2020-06-30T12:47:00Z">
        <w:r w:rsidR="00BD3586">
          <w:rPr>
            <w:rFonts w:ascii="Times New Roman" w:eastAsia="Times New Roman" w:hAnsi="Times New Roman" w:cs="Times New Roman"/>
            <w:sz w:val="24"/>
            <w:szCs w:val="24"/>
            <w:lang w:eastAsia="en-GB"/>
          </w:rPr>
          <w:t xml:space="preserve">. </w:t>
        </w:r>
      </w:ins>
      <w:r w:rsidRPr="00192BF2">
        <w:rPr>
          <w:rFonts w:ascii="Times New Roman" w:eastAsia="Times New Roman" w:hAnsi="Times New Roman" w:cs="Times New Roman"/>
          <w:sz w:val="24"/>
          <w:szCs w:val="24"/>
          <w:lang w:eastAsia="en-GB"/>
        </w:rPr>
        <w:t xml:space="preserve"> </w:t>
      </w:r>
      <w:del w:id="48" w:author="Susan Steinbusch-Coort" w:date="2020-06-30T12:47:00Z">
        <w:r w:rsidRPr="00192BF2" w:rsidDel="00BD3586">
          <w:rPr>
            <w:rFonts w:ascii="Times New Roman" w:eastAsia="Times New Roman" w:hAnsi="Times New Roman" w:cs="Times New Roman"/>
            <w:sz w:val="24"/>
            <w:szCs w:val="24"/>
            <w:lang w:eastAsia="en-GB"/>
          </w:rPr>
          <w:delText>after excluding those with no HMDB identifier specified.</w:delText>
        </w:r>
      </w:del>
    </w:p>
    <w:p w14:paraId="26FB1E99" w14:textId="77777777" w:rsidR="008716E4" w:rsidRDefault="008716E4" w:rsidP="00192BF2">
      <w:pPr>
        <w:spacing w:after="0" w:line="360" w:lineRule="auto"/>
        <w:jc w:val="both"/>
        <w:rPr>
          <w:rFonts w:ascii="Times New Roman" w:eastAsia="Times New Roman" w:hAnsi="Times New Roman" w:cs="Times New Roman"/>
          <w:sz w:val="24"/>
          <w:szCs w:val="24"/>
          <w:lang w:eastAsia="en-GB"/>
        </w:rPr>
      </w:pPr>
      <w:r w:rsidRPr="00192BF2">
        <w:rPr>
          <w:rFonts w:ascii="Times New Roman" w:eastAsia="Times New Roman" w:hAnsi="Times New Roman" w:cs="Times New Roman"/>
          <w:sz w:val="24"/>
          <w:szCs w:val="24"/>
          <w:lang w:eastAsia="en-GB"/>
        </w:rPr>
        <w:t xml:space="preserve">After making the metagenomic and metabolomic datafiles consistent in order to run the integrative analysis, both </w:t>
      </w:r>
      <w:r>
        <w:rPr>
          <w:rFonts w:ascii="Times New Roman" w:eastAsia="Times New Roman" w:hAnsi="Times New Roman" w:cs="Times New Roman"/>
          <w:color w:val="000000"/>
          <w:sz w:val="24"/>
          <w:szCs w:val="24"/>
          <w:lang w:eastAsia="en-GB"/>
        </w:rPr>
        <w:t xml:space="preserve">datasets contained 49 subjects (26 IR and 23 IS) and 441 samples. </w:t>
      </w:r>
      <w:commentRangeStart w:id="49"/>
      <w:r>
        <w:rPr>
          <w:rFonts w:ascii="Times New Roman" w:eastAsia="Times New Roman" w:hAnsi="Times New Roman" w:cs="Times New Roman"/>
          <w:color w:val="000000"/>
          <w:sz w:val="24"/>
          <w:szCs w:val="24"/>
          <w:lang w:eastAsia="en-GB"/>
        </w:rPr>
        <w:t xml:space="preserve">This number of samples was reduced to 402 (200 IR and 202 IS) after excluding those with a </w:t>
      </w:r>
      <w:r>
        <w:rPr>
          <w:rFonts w:ascii="Times New Roman" w:eastAsia="Times New Roman" w:hAnsi="Times New Roman" w:cs="Times New Roman"/>
          <w:color w:val="000000"/>
          <w:sz w:val="24"/>
          <w:szCs w:val="24"/>
          <w:lang w:eastAsia="en-GB"/>
        </w:rPr>
        <w:lastRenderedPageBreak/>
        <w:t>PCA Axis1 value of less than -2.8</w:t>
      </w:r>
      <w:commentRangeEnd w:id="49"/>
      <w:r w:rsidR="00BD3586">
        <w:rPr>
          <w:rStyle w:val="CommentReference"/>
        </w:rPr>
        <w:commentReference w:id="49"/>
      </w:r>
      <w:r>
        <w:rPr>
          <w:rFonts w:ascii="Times New Roman" w:eastAsia="Times New Roman" w:hAnsi="Times New Roman" w:cs="Times New Roman"/>
          <w:color w:val="000000"/>
          <w:sz w:val="24"/>
          <w:szCs w:val="24"/>
          <w:lang w:eastAsia="en-GB"/>
        </w:rPr>
        <w:t xml:space="preserve">. Despite excluding metabolites that had an abundance of 0 across many samples, the number of metabolites used in this integrative analysis remained the same (323 metabolites). Finally, filtering of the metagenomic data to only include sufficiently classified and abundant taxa, resulted in the </w:t>
      </w:r>
      <w:proofErr w:type="spellStart"/>
      <w:r>
        <w:rPr>
          <w:rFonts w:ascii="Times New Roman" w:eastAsia="Times New Roman" w:hAnsi="Times New Roman" w:cs="Times New Roman"/>
          <w:color w:val="000000"/>
          <w:sz w:val="24"/>
          <w:szCs w:val="24"/>
          <w:lang w:eastAsia="en-GB"/>
        </w:rPr>
        <w:t>phyloseq</w:t>
      </w:r>
      <w:proofErr w:type="spellEnd"/>
      <w:r>
        <w:rPr>
          <w:rFonts w:ascii="Times New Roman" w:eastAsia="Times New Roman" w:hAnsi="Times New Roman" w:cs="Times New Roman"/>
          <w:color w:val="000000"/>
          <w:sz w:val="24"/>
          <w:szCs w:val="24"/>
          <w:lang w:eastAsia="en-GB"/>
        </w:rPr>
        <w:t xml:space="preserve"> object containing 362 taxa. </w:t>
      </w:r>
    </w:p>
    <w:p w14:paraId="0AD1AD6D"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p>
    <w:p w14:paraId="28F6D9E8" w14:textId="77777777"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bookmarkStart w:id="50" w:name="_Toc44088860"/>
      <w:r>
        <w:rPr>
          <w:rFonts w:ascii="Times New Roman" w:eastAsia="Times New Roman" w:hAnsi="Times New Roman" w:cs="Times New Roman"/>
          <w:i/>
          <w:iCs/>
          <w:color w:val="auto"/>
          <w:u w:val="single"/>
          <w:lang w:eastAsia="en-GB"/>
        </w:rPr>
        <w:t>Identification of differences in the gut microbiome of IR and IS subjects</w:t>
      </w:r>
      <w:bookmarkEnd w:id="50"/>
    </w:p>
    <w:p w14:paraId="211272AC" w14:textId="67B46D10"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To determine whether differences in microbiome composition exist</w:t>
      </w:r>
      <w:ins w:id="51" w:author="Susan Steinbusch-Coort" w:date="2020-06-30T12:48:00Z">
        <w:r w:rsidR="00830427">
          <w:rPr>
            <w:rFonts w:ascii="Times New Roman" w:eastAsia="Times New Roman" w:hAnsi="Times New Roman" w:cs="Times New Roman"/>
            <w:color w:val="000000"/>
            <w:sz w:val="24"/>
            <w:szCs w:val="24"/>
            <w:lang w:eastAsia="en-GB"/>
          </w:rPr>
          <w:t>s</w:t>
        </w:r>
      </w:ins>
      <w:r>
        <w:rPr>
          <w:rFonts w:ascii="Times New Roman" w:eastAsia="Times New Roman" w:hAnsi="Times New Roman" w:cs="Times New Roman"/>
          <w:color w:val="000000"/>
          <w:sz w:val="24"/>
          <w:szCs w:val="24"/>
          <w:lang w:eastAsia="en-GB"/>
        </w:rPr>
        <w:t xml:space="preserve"> between the </w:t>
      </w:r>
      <w:del w:id="52" w:author="Susan Steinbusch-Coort" w:date="2020-06-30T12:48:00Z">
        <w:r w:rsidDel="00830427">
          <w:rPr>
            <w:rFonts w:ascii="Times New Roman" w:eastAsia="Times New Roman" w:hAnsi="Times New Roman" w:cs="Times New Roman"/>
            <w:color w:val="000000"/>
            <w:sz w:val="24"/>
            <w:szCs w:val="24"/>
            <w:lang w:eastAsia="en-GB"/>
          </w:rPr>
          <w:delText>2 groups</w:delText>
        </w:r>
      </w:del>
      <w:ins w:id="53" w:author="Susan Steinbusch-Coort" w:date="2020-06-30T12:48:00Z">
        <w:r w:rsidR="00830427">
          <w:rPr>
            <w:rFonts w:ascii="Times New Roman" w:eastAsia="Times New Roman" w:hAnsi="Times New Roman" w:cs="Times New Roman"/>
            <w:color w:val="000000"/>
            <w:sz w:val="24"/>
            <w:szCs w:val="24"/>
            <w:lang w:eastAsia="en-GB"/>
          </w:rPr>
          <w:t>IR and IS subjects</w:t>
        </w:r>
      </w:ins>
      <w:r>
        <w:rPr>
          <w:rFonts w:ascii="Times New Roman" w:eastAsia="Times New Roman" w:hAnsi="Times New Roman" w:cs="Times New Roman"/>
          <w:color w:val="000000"/>
          <w:sz w:val="24"/>
          <w:szCs w:val="24"/>
          <w:lang w:eastAsia="en-GB"/>
        </w:rPr>
        <w:t xml:space="preserve">, Bray-Curtis dissimilarities were </w:t>
      </w:r>
      <w:del w:id="54" w:author="Susan Steinbusch-Coort" w:date="2020-06-30T12:48:00Z">
        <w:r w:rsidDel="00830427">
          <w:rPr>
            <w:rFonts w:ascii="Times New Roman" w:eastAsia="Times New Roman" w:hAnsi="Times New Roman" w:cs="Times New Roman"/>
            <w:color w:val="000000"/>
            <w:sz w:val="24"/>
            <w:szCs w:val="24"/>
            <w:lang w:eastAsia="en-GB"/>
          </w:rPr>
          <w:delText xml:space="preserve">illustrated </w:delText>
        </w:r>
      </w:del>
      <w:ins w:id="55" w:author="Susan Steinbusch-Coort" w:date="2020-06-30T12:48:00Z">
        <w:r w:rsidR="00830427">
          <w:rPr>
            <w:rFonts w:ascii="Times New Roman" w:eastAsia="Times New Roman" w:hAnsi="Times New Roman" w:cs="Times New Roman"/>
            <w:color w:val="000000"/>
            <w:sz w:val="24"/>
            <w:szCs w:val="24"/>
            <w:lang w:eastAsia="en-GB"/>
          </w:rPr>
          <w:t xml:space="preserve">visualized </w:t>
        </w:r>
      </w:ins>
      <w:r>
        <w:rPr>
          <w:rFonts w:ascii="Times New Roman" w:eastAsia="Times New Roman" w:hAnsi="Times New Roman" w:cs="Times New Roman"/>
          <w:color w:val="000000"/>
          <w:sz w:val="24"/>
          <w:szCs w:val="24"/>
          <w:lang w:eastAsia="en-GB"/>
        </w:rPr>
        <w:t xml:space="preserve">using a </w:t>
      </w:r>
      <w:proofErr w:type="spellStart"/>
      <w:r>
        <w:rPr>
          <w:rFonts w:ascii="Times New Roman" w:eastAsia="Times New Roman" w:hAnsi="Times New Roman" w:cs="Times New Roman"/>
          <w:color w:val="000000"/>
          <w:sz w:val="24"/>
          <w:szCs w:val="24"/>
          <w:lang w:eastAsia="en-GB"/>
        </w:rPr>
        <w:t>PCoA</w:t>
      </w:r>
      <w:proofErr w:type="spellEnd"/>
      <w:r>
        <w:rPr>
          <w:rFonts w:ascii="Times New Roman" w:eastAsia="Times New Roman" w:hAnsi="Times New Roman" w:cs="Times New Roman"/>
          <w:color w:val="000000"/>
          <w:sz w:val="24"/>
          <w:szCs w:val="24"/>
          <w:lang w:eastAsia="en-GB"/>
        </w:rPr>
        <w:t xml:space="preserve">. This </w:t>
      </w:r>
      <w:proofErr w:type="spellStart"/>
      <w:r>
        <w:rPr>
          <w:rFonts w:ascii="Times New Roman" w:eastAsia="Times New Roman" w:hAnsi="Times New Roman" w:cs="Times New Roman"/>
          <w:color w:val="000000"/>
          <w:sz w:val="24"/>
          <w:szCs w:val="24"/>
          <w:lang w:eastAsia="en-GB"/>
        </w:rPr>
        <w:t>PCoA</w:t>
      </w:r>
      <w:proofErr w:type="spellEnd"/>
      <w:r>
        <w:rPr>
          <w:rFonts w:ascii="Times New Roman" w:eastAsia="Times New Roman" w:hAnsi="Times New Roman" w:cs="Times New Roman"/>
          <w:color w:val="000000"/>
          <w:sz w:val="24"/>
          <w:szCs w:val="24"/>
          <w:lang w:eastAsia="en-GB"/>
        </w:rPr>
        <w:t xml:space="preserve"> demonstrated some clustering of the 2 groups, with 2 clusters being able to be distinguished per group (Figure 2). The separation seen in this plot was deemed to be significant by the PERMANOVA (p = 0.010) and was found to likely not be due to a significant difference in the variance of the groups by the </w:t>
      </w:r>
      <w:r>
        <w:rPr>
          <w:rFonts w:ascii="Times New Roman" w:eastAsia="Times New Roman" w:hAnsi="Times New Roman" w:cs="Times New Roman"/>
          <w:color w:val="FF9900"/>
          <w:sz w:val="24"/>
          <w:szCs w:val="24"/>
          <w:lang w:eastAsia="en-GB"/>
        </w:rPr>
        <w:t>multivariate analysis of the group dispersion homogeneity</w:t>
      </w:r>
      <w:r>
        <w:rPr>
          <w:rFonts w:ascii="Times New Roman" w:eastAsia="Times New Roman" w:hAnsi="Times New Roman" w:cs="Times New Roman"/>
          <w:color w:val="000000"/>
          <w:sz w:val="24"/>
          <w:szCs w:val="24"/>
          <w:lang w:eastAsia="en-GB"/>
        </w:rPr>
        <w:t xml:space="preserve"> </w:t>
      </w:r>
      <w:commentRangeStart w:id="56"/>
      <w:r>
        <w:rPr>
          <w:rFonts w:ascii="Times New Roman" w:eastAsia="Times New Roman" w:hAnsi="Times New Roman" w:cs="Times New Roman"/>
          <w:color w:val="000000"/>
          <w:sz w:val="24"/>
          <w:szCs w:val="24"/>
          <w:lang w:eastAsia="en-GB"/>
        </w:rPr>
        <w:t xml:space="preserve">(p = 0.171). </w:t>
      </w:r>
      <w:commentRangeEnd w:id="56"/>
      <w:r w:rsidR="00622F32">
        <w:rPr>
          <w:rStyle w:val="CommentReference"/>
        </w:rPr>
        <w:commentReference w:id="56"/>
      </w:r>
      <w:r>
        <w:rPr>
          <w:rFonts w:ascii="Times New Roman" w:eastAsia="Times New Roman" w:hAnsi="Times New Roman" w:cs="Times New Roman"/>
          <w:color w:val="000000"/>
          <w:sz w:val="24"/>
          <w:szCs w:val="24"/>
          <w:lang w:eastAsia="en-GB"/>
        </w:rPr>
        <w:t>Nevertheless, there did exist a large variation in the absolute microbial abundances and absolute phyla abundances across both the IR and IS samples (Figure 3).</w:t>
      </w:r>
    </w:p>
    <w:p w14:paraId="5BC5FEB5" w14:textId="2C677D13" w:rsidR="008716E4" w:rsidRDefault="008716E4" w:rsidP="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000000"/>
          <w:sz w:val="24"/>
          <w:szCs w:val="24"/>
          <w:bdr w:val="none" w:sz="0" w:space="0" w:color="auto" w:frame="1"/>
          <w:lang w:eastAsia="en-GB"/>
        </w:rPr>
        <w:drawing>
          <wp:inline distT="0" distB="0" distL="0" distR="0" wp14:anchorId="40473DDA" wp14:editId="08908C6A">
            <wp:extent cx="5060315" cy="389001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60315" cy="3890010"/>
                    </a:xfrm>
                    <a:prstGeom prst="rect">
                      <a:avLst/>
                    </a:prstGeom>
                    <a:noFill/>
                    <a:ln>
                      <a:noFill/>
                    </a:ln>
                  </pic:spPr>
                </pic:pic>
              </a:graphicData>
            </a:graphic>
          </wp:inline>
        </w:drawing>
      </w:r>
    </w:p>
    <w:p w14:paraId="283CD1FE" w14:textId="396FD21B"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Figure 2: Principal Coordinate Analysis (</w:t>
      </w:r>
      <w:proofErr w:type="spellStart"/>
      <w:r>
        <w:rPr>
          <w:rFonts w:ascii="Times New Roman" w:eastAsia="Times New Roman" w:hAnsi="Times New Roman" w:cs="Times New Roman"/>
          <w:i/>
          <w:iCs/>
          <w:color w:val="000000"/>
          <w:sz w:val="24"/>
          <w:szCs w:val="24"/>
          <w:lang w:eastAsia="en-GB"/>
        </w:rPr>
        <w:t>PCoA</w:t>
      </w:r>
      <w:proofErr w:type="spellEnd"/>
      <w:r>
        <w:rPr>
          <w:rFonts w:ascii="Times New Roman" w:eastAsia="Times New Roman" w:hAnsi="Times New Roman" w:cs="Times New Roman"/>
          <w:i/>
          <w:iCs/>
          <w:color w:val="000000"/>
          <w:sz w:val="24"/>
          <w:szCs w:val="24"/>
          <w:lang w:eastAsia="en-GB"/>
        </w:rPr>
        <w:t>) based on Bray-Curtis dissimilarity illustrating the separation in the microbial composition of the insulin resistant (IR) and insulin sensitive (IS) samples. Variation explained by the corresponding principal coordinates are given in %. </w:t>
      </w:r>
    </w:p>
    <w:p w14:paraId="11DC2AC8" w14:textId="77777777" w:rsidR="00EB650C" w:rsidRPr="00EB650C" w:rsidRDefault="00EB650C" w:rsidP="008716E4">
      <w:pPr>
        <w:spacing w:line="240" w:lineRule="auto"/>
        <w:jc w:val="both"/>
        <w:rPr>
          <w:rFonts w:ascii="Times New Roman" w:eastAsia="Times New Roman" w:hAnsi="Times New Roman" w:cs="Times New Roman"/>
          <w:i/>
          <w:iCs/>
          <w:color w:val="000000"/>
          <w:sz w:val="24"/>
          <w:szCs w:val="24"/>
          <w:lang w:eastAsia="en-GB"/>
        </w:rPr>
      </w:pPr>
    </w:p>
    <w:p w14:paraId="4050B7CB" w14:textId="030E363B" w:rsidR="008716E4" w:rsidRDefault="00EB650C" w:rsidP="00EB650C">
      <w:pPr>
        <w:spacing w:after="0"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36C63A97" wp14:editId="55B51D36">
            <wp:extent cx="6531777" cy="33274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44344" cy="3333802"/>
                    </a:xfrm>
                    <a:prstGeom prst="rect">
                      <a:avLst/>
                    </a:prstGeom>
                    <a:noFill/>
                    <a:ln>
                      <a:noFill/>
                    </a:ln>
                  </pic:spPr>
                </pic:pic>
              </a:graphicData>
            </a:graphic>
          </wp:inline>
        </w:drawing>
      </w:r>
    </w:p>
    <w:p w14:paraId="04C7F55A" w14:textId="560ED1E0" w:rsidR="008716E4" w:rsidRDefault="008716E4" w:rsidP="00EB650C">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Figure 3: bar plots depicting the variation in the absolute microbial abundance and in the absolute phyla abundances across the A) insulin resistant (IR) samples and B) the insulin sensitive (IS) samples. </w:t>
      </w:r>
    </w:p>
    <w:p w14:paraId="061C227D" w14:textId="58612FDA"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The mean abundance of each phyla in the different groups was investigated to determine which phyla were most likely to contribute to the distinction between the IR and IS metagenomes. Small differences in mean abundance between the </w:t>
      </w:r>
      <w:del w:id="57" w:author="Susan Steinbusch-Coort" w:date="2020-06-30T14:31:00Z">
        <w:r w:rsidDel="00622F32">
          <w:rPr>
            <w:rFonts w:ascii="Times New Roman" w:eastAsia="Times New Roman" w:hAnsi="Times New Roman" w:cs="Times New Roman"/>
            <w:color w:val="000000"/>
            <w:sz w:val="24"/>
            <w:szCs w:val="24"/>
            <w:lang w:eastAsia="en-GB"/>
          </w:rPr>
          <w:delText xml:space="preserve">2 </w:delText>
        </w:r>
      </w:del>
      <w:ins w:id="58" w:author="Susan Steinbusch-Coort" w:date="2020-06-30T14:31:00Z">
        <w:r w:rsidR="00622F32">
          <w:rPr>
            <w:rFonts w:ascii="Times New Roman" w:eastAsia="Times New Roman" w:hAnsi="Times New Roman" w:cs="Times New Roman"/>
            <w:color w:val="000000"/>
            <w:sz w:val="24"/>
            <w:szCs w:val="24"/>
            <w:lang w:eastAsia="en-GB"/>
          </w:rPr>
          <w:t xml:space="preserve">IR and IS </w:t>
        </w:r>
      </w:ins>
      <w:r>
        <w:rPr>
          <w:rFonts w:ascii="Times New Roman" w:eastAsia="Times New Roman" w:hAnsi="Times New Roman" w:cs="Times New Roman"/>
          <w:color w:val="000000"/>
          <w:sz w:val="24"/>
          <w:szCs w:val="24"/>
          <w:lang w:eastAsia="en-GB"/>
        </w:rPr>
        <w:t xml:space="preserve">conditions were observed for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with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(Figure 4C)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(Figure 4D) both being slightly less abundant and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(Figure 4A) slightly more abundant in the IR condition. However, only the differences in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were significant (p&lt; 0.0001 and p = 0.009, respectively). </w:t>
      </w:r>
    </w:p>
    <w:p w14:paraId="0063D002" w14:textId="7777777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More notable differences were seen for the remaining phyla. The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were less abundant in the IR samples compared to the IS samples (Figure 4</w:t>
      </w:r>
      <w:del w:id="59" w:author="Susan Steinbusch-Coort" w:date="2020-06-30T15:50:00Z">
        <w:r w:rsidDel="005D344F">
          <w:rPr>
            <w:rFonts w:ascii="Times New Roman" w:eastAsia="Times New Roman" w:hAnsi="Times New Roman" w:cs="Times New Roman"/>
            <w:color w:val="000000"/>
            <w:sz w:val="24"/>
            <w:szCs w:val="24"/>
            <w:lang w:eastAsia="en-GB"/>
          </w:rPr>
          <w:delText>.</w:delText>
        </w:r>
      </w:del>
      <w:r>
        <w:rPr>
          <w:rFonts w:ascii="Times New Roman" w:eastAsia="Times New Roman" w:hAnsi="Times New Roman" w:cs="Times New Roman"/>
          <w:color w:val="000000"/>
          <w:sz w:val="24"/>
          <w:szCs w:val="24"/>
          <w:lang w:eastAsia="en-GB"/>
        </w:rPr>
        <w:t xml:space="preserve">B) while the </w:t>
      </w:r>
      <w:proofErr w:type="spellStart"/>
      <w:r w:rsidRPr="0073732F">
        <w:rPr>
          <w:rFonts w:ascii="Times New Roman" w:eastAsia="Times New Roman" w:hAnsi="Times New Roman" w:cs="Times New Roman"/>
          <w:i/>
          <w:iCs/>
          <w:color w:val="000000"/>
          <w:sz w:val="24"/>
          <w:szCs w:val="24"/>
          <w:lang w:eastAsia="en-GB"/>
        </w:rPr>
        <w:t>Verrucomicrobia</w:t>
      </w:r>
      <w:proofErr w:type="spellEnd"/>
      <w:r>
        <w:rPr>
          <w:rFonts w:ascii="Times New Roman" w:eastAsia="Times New Roman" w:hAnsi="Times New Roman" w:cs="Times New Roman"/>
          <w:color w:val="000000"/>
          <w:sz w:val="24"/>
          <w:szCs w:val="24"/>
          <w:lang w:eastAsia="en-GB"/>
        </w:rPr>
        <w:t xml:space="preserve"> were more abundant in the IR samples (Figure 4</w:t>
      </w:r>
      <w:del w:id="60" w:author="Susan Steinbusch-Coort" w:date="2020-06-30T15:50:00Z">
        <w:r w:rsidDel="005D344F">
          <w:rPr>
            <w:rFonts w:ascii="Times New Roman" w:eastAsia="Times New Roman" w:hAnsi="Times New Roman" w:cs="Times New Roman"/>
            <w:color w:val="000000"/>
            <w:sz w:val="24"/>
            <w:szCs w:val="24"/>
            <w:lang w:eastAsia="en-GB"/>
          </w:rPr>
          <w:delText>.</w:delText>
        </w:r>
      </w:del>
      <w:r>
        <w:rPr>
          <w:rFonts w:ascii="Times New Roman" w:eastAsia="Times New Roman" w:hAnsi="Times New Roman" w:cs="Times New Roman"/>
          <w:color w:val="000000"/>
          <w:sz w:val="24"/>
          <w:szCs w:val="24"/>
          <w:lang w:eastAsia="en-GB"/>
        </w:rPr>
        <w:t xml:space="preserve">E). However, only the difference in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was significant (p &lt; 0.0001).</w:t>
      </w:r>
    </w:p>
    <w:p w14:paraId="102F91DB" w14:textId="14E4045A" w:rsidR="008716E4" w:rsidRDefault="0010179B" w:rsidP="008716E4">
      <w:pPr>
        <w:spacing w:after="0"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0A87B4F5" wp14:editId="5544C469">
            <wp:extent cx="6412703" cy="32639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15689" cy="3265420"/>
                    </a:xfrm>
                    <a:prstGeom prst="rect">
                      <a:avLst/>
                    </a:prstGeom>
                  </pic:spPr>
                </pic:pic>
              </a:graphicData>
            </a:graphic>
          </wp:inline>
        </w:drawing>
      </w:r>
    </w:p>
    <w:p w14:paraId="0BFB29B9" w14:textId="77777777"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Figure 4: box plots representing the differences in mean phylum abundance between the insulin resistant (IR) and insulin sensitive (IS) group. Significant p-values (p &lt; 0.05) are indicated by *** = p &lt; 0.0001, ** = p &lt; 0.001 or * = p &lt; 0.01. </w:t>
      </w:r>
    </w:p>
    <w:p w14:paraId="3D7C51AA" w14:textId="1768354F"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To further investigate the taxa separating the groups, the top 20 taxa generated by the PERMANOVA were investigated in order to identify the </w:t>
      </w:r>
      <w:r w:rsidR="00BC3952">
        <w:rPr>
          <w:rFonts w:ascii="Times New Roman" w:eastAsia="Times New Roman" w:hAnsi="Times New Roman" w:cs="Times New Roman"/>
          <w:color w:val="000000"/>
          <w:sz w:val="24"/>
          <w:szCs w:val="24"/>
          <w:lang w:eastAsia="en-GB"/>
        </w:rPr>
        <w:t>OTUs</w:t>
      </w:r>
      <w:r>
        <w:rPr>
          <w:rFonts w:ascii="Times New Roman" w:eastAsia="Times New Roman" w:hAnsi="Times New Roman" w:cs="Times New Roman"/>
          <w:color w:val="000000"/>
          <w:sz w:val="24"/>
          <w:szCs w:val="24"/>
          <w:lang w:eastAsia="en-GB"/>
        </w:rPr>
        <w:t xml:space="preserve"> contributing the most to the metagenomic differences between the 2 groups. The majority (70%) of these </w:t>
      </w:r>
      <w:r w:rsidR="00BC3952">
        <w:rPr>
          <w:rFonts w:ascii="Times New Roman" w:eastAsia="Times New Roman" w:hAnsi="Times New Roman" w:cs="Times New Roman"/>
          <w:color w:val="000000"/>
          <w:sz w:val="24"/>
          <w:szCs w:val="24"/>
          <w:lang w:eastAsia="en-GB"/>
        </w:rPr>
        <w:t xml:space="preserve">OTUs </w:t>
      </w:r>
      <w:r>
        <w:rPr>
          <w:rFonts w:ascii="Times New Roman" w:eastAsia="Times New Roman" w:hAnsi="Times New Roman" w:cs="Times New Roman"/>
          <w:color w:val="000000"/>
          <w:sz w:val="24"/>
          <w:szCs w:val="24"/>
          <w:lang w:eastAsia="en-GB"/>
        </w:rPr>
        <w:t xml:space="preserve">belonged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w:t>
      </w:r>
    </w:p>
    <w:p w14:paraId="6555C047" w14:textId="30F37C08"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Consistent with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mean abundance being lower in the IR group (Figure 4B), the microbe least abundant in the IR condition compared to the IS condition was of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phylum (Figure 5). However, the microbe most abundant in the IR samples was found to belong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(Figure 5). This contradicted the observation of a lower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mean abundance in the IR group (Figure 4C). </w:t>
      </w:r>
    </w:p>
    <w:p w14:paraId="25BE47D3" w14:textId="122E4DBD" w:rsidR="008716E4" w:rsidRDefault="00FF33B6"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Three</w:t>
      </w:r>
      <w:r w:rsidR="008716E4">
        <w:rPr>
          <w:rFonts w:ascii="Times New Roman" w:eastAsia="Times New Roman" w:hAnsi="Times New Roman" w:cs="Times New Roman"/>
          <w:color w:val="000000"/>
          <w:sz w:val="24"/>
          <w:szCs w:val="24"/>
          <w:lang w:eastAsia="en-GB"/>
        </w:rPr>
        <w:t xml:space="preserve"> of the 10 microbes more abundant in IR and none of those less abundant in IR were </w:t>
      </w:r>
      <w:r w:rsidR="008716E4" w:rsidRPr="00241B49">
        <w:rPr>
          <w:rFonts w:ascii="Times New Roman" w:eastAsia="Times New Roman" w:hAnsi="Times New Roman" w:cs="Times New Roman"/>
          <w:i/>
          <w:iCs/>
          <w:color w:val="000000"/>
          <w:sz w:val="24"/>
          <w:szCs w:val="24"/>
          <w:lang w:eastAsia="en-GB"/>
        </w:rPr>
        <w:t>Ruminococcus</w:t>
      </w:r>
      <w:r w:rsidR="008716E4">
        <w:rPr>
          <w:rFonts w:ascii="Times New Roman" w:eastAsia="Times New Roman" w:hAnsi="Times New Roman" w:cs="Times New Roman"/>
          <w:color w:val="000000"/>
          <w:sz w:val="24"/>
          <w:szCs w:val="24"/>
          <w:lang w:eastAsia="en-GB"/>
        </w:rPr>
        <w:t>. On the other hand, 2 out of the 10 microbes less abundant in IR and none of those more abundant in IR were Lachnospira. (Figure 5)</w:t>
      </w:r>
    </w:p>
    <w:p w14:paraId="0FD62FF0" w14:textId="5F5B11FB" w:rsidR="008716E4" w:rsidRDefault="000F6984" w:rsidP="008716E4">
      <w:pPr>
        <w:spacing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6B25F1B6" wp14:editId="1A874AEF">
            <wp:extent cx="6280150" cy="3954143"/>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9247" cy="3959871"/>
                    </a:xfrm>
                    <a:prstGeom prst="rect">
                      <a:avLst/>
                    </a:prstGeom>
                    <a:noFill/>
                    <a:ln>
                      <a:noFill/>
                    </a:ln>
                  </pic:spPr>
                </pic:pic>
              </a:graphicData>
            </a:graphic>
          </wp:inline>
        </w:drawing>
      </w:r>
    </w:p>
    <w:p w14:paraId="11CA8016" w14:textId="58D6B14C" w:rsidR="00403142" w:rsidRPr="00857FDE" w:rsidRDefault="008716E4" w:rsidP="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Figure 5: </w:t>
      </w:r>
      <w:r w:rsidRPr="00857FDE">
        <w:rPr>
          <w:rFonts w:ascii="Times New Roman" w:eastAsia="Times New Roman" w:hAnsi="Times New Roman" w:cs="Times New Roman"/>
          <w:i/>
          <w:iCs/>
          <w:sz w:val="24"/>
          <w:szCs w:val="24"/>
          <w:lang w:eastAsia="en-GB"/>
        </w:rPr>
        <w:t xml:space="preserve">bar plot of the </w:t>
      </w:r>
      <w:r w:rsidR="006130E5" w:rsidRPr="00857FDE">
        <w:rPr>
          <w:rFonts w:ascii="Times New Roman" w:eastAsia="Times New Roman" w:hAnsi="Times New Roman" w:cs="Times New Roman"/>
          <w:i/>
          <w:iCs/>
          <w:sz w:val="24"/>
          <w:szCs w:val="24"/>
          <w:lang w:eastAsia="en-GB"/>
        </w:rPr>
        <w:t>Operational Taxonomic Units (</w:t>
      </w:r>
      <w:r w:rsidR="00B360D4" w:rsidRPr="00857FDE">
        <w:rPr>
          <w:rFonts w:ascii="Times New Roman" w:eastAsia="Times New Roman" w:hAnsi="Times New Roman" w:cs="Times New Roman"/>
          <w:i/>
          <w:iCs/>
          <w:sz w:val="24"/>
          <w:szCs w:val="24"/>
          <w:lang w:eastAsia="en-GB"/>
        </w:rPr>
        <w:t>OTUs</w:t>
      </w:r>
      <w:r w:rsidR="006130E5" w:rsidRPr="00857FDE">
        <w:rPr>
          <w:rFonts w:ascii="Times New Roman" w:eastAsia="Times New Roman" w:hAnsi="Times New Roman" w:cs="Times New Roman"/>
          <w:i/>
          <w:iCs/>
          <w:sz w:val="24"/>
          <w:szCs w:val="24"/>
          <w:lang w:eastAsia="en-GB"/>
        </w:rPr>
        <w:t>)</w:t>
      </w:r>
      <w:r w:rsidRPr="00857FDE">
        <w:rPr>
          <w:rFonts w:ascii="Times New Roman" w:eastAsia="Times New Roman" w:hAnsi="Times New Roman" w:cs="Times New Roman"/>
          <w:i/>
          <w:iCs/>
          <w:sz w:val="24"/>
          <w:szCs w:val="24"/>
          <w:lang w:eastAsia="en-GB"/>
        </w:rPr>
        <w:t xml:space="preserve"> deemed to contribute the most to the separation between the insulin resistant </w:t>
      </w:r>
      <w:r w:rsidR="00721486" w:rsidRPr="00857FDE">
        <w:rPr>
          <w:rFonts w:ascii="Times New Roman" w:eastAsia="Times New Roman" w:hAnsi="Times New Roman" w:cs="Times New Roman"/>
          <w:i/>
          <w:iCs/>
          <w:sz w:val="24"/>
          <w:szCs w:val="24"/>
          <w:lang w:eastAsia="en-GB"/>
        </w:rPr>
        <w:t xml:space="preserve">(IR) </w:t>
      </w:r>
      <w:r w:rsidRPr="00857FDE">
        <w:rPr>
          <w:rFonts w:ascii="Times New Roman" w:eastAsia="Times New Roman" w:hAnsi="Times New Roman" w:cs="Times New Roman"/>
          <w:i/>
          <w:iCs/>
          <w:sz w:val="24"/>
          <w:szCs w:val="24"/>
          <w:lang w:eastAsia="en-GB"/>
        </w:rPr>
        <w:t xml:space="preserve">and insulin sensitive </w:t>
      </w:r>
      <w:r w:rsidR="00721486" w:rsidRPr="00857FDE">
        <w:rPr>
          <w:rFonts w:ascii="Times New Roman" w:eastAsia="Times New Roman" w:hAnsi="Times New Roman" w:cs="Times New Roman"/>
          <w:i/>
          <w:iCs/>
          <w:sz w:val="24"/>
          <w:szCs w:val="24"/>
          <w:lang w:eastAsia="en-GB"/>
        </w:rPr>
        <w:t xml:space="preserve">(IS) </w:t>
      </w:r>
      <w:r w:rsidRPr="00857FDE">
        <w:rPr>
          <w:rFonts w:ascii="Times New Roman" w:eastAsia="Times New Roman" w:hAnsi="Times New Roman" w:cs="Times New Roman"/>
          <w:i/>
          <w:iCs/>
          <w:sz w:val="24"/>
          <w:szCs w:val="24"/>
          <w:lang w:eastAsia="en-GB"/>
        </w:rPr>
        <w:t>group.</w:t>
      </w:r>
      <w:r w:rsidR="000F3F21" w:rsidRPr="00857FDE">
        <w:rPr>
          <w:rFonts w:ascii="Times New Roman" w:eastAsia="Times New Roman" w:hAnsi="Times New Roman" w:cs="Times New Roman"/>
          <w:i/>
          <w:iCs/>
          <w:sz w:val="24"/>
          <w:szCs w:val="24"/>
          <w:lang w:eastAsia="en-GB"/>
        </w:rPr>
        <w:t xml:space="preserve"> </w:t>
      </w:r>
      <w:r w:rsidR="008C7FB1" w:rsidRPr="00857FDE">
        <w:rPr>
          <w:rFonts w:ascii="Times New Roman" w:eastAsia="Times New Roman" w:hAnsi="Times New Roman" w:cs="Times New Roman"/>
          <w:i/>
          <w:iCs/>
          <w:sz w:val="24"/>
          <w:szCs w:val="24"/>
          <w:lang w:eastAsia="en-GB"/>
        </w:rPr>
        <w:t xml:space="preserve">All results included in the plot </w:t>
      </w:r>
      <w:r w:rsidR="00857FDE" w:rsidRPr="00857FDE">
        <w:rPr>
          <w:rFonts w:ascii="Times New Roman" w:eastAsia="Times New Roman" w:hAnsi="Times New Roman" w:cs="Times New Roman"/>
          <w:i/>
          <w:iCs/>
          <w:sz w:val="24"/>
          <w:szCs w:val="24"/>
          <w:lang w:eastAsia="en-GB"/>
        </w:rPr>
        <w:t>are from</w:t>
      </w:r>
      <w:r w:rsidR="000F3F21" w:rsidRPr="00857FDE">
        <w:rPr>
          <w:rFonts w:ascii="Times New Roman" w:eastAsia="Times New Roman" w:hAnsi="Times New Roman" w:cs="Times New Roman"/>
          <w:i/>
          <w:iCs/>
          <w:sz w:val="24"/>
          <w:szCs w:val="24"/>
          <w:lang w:eastAsia="en-GB"/>
        </w:rPr>
        <w:t xml:space="preserve"> </w:t>
      </w:r>
      <w:r w:rsidR="00857FDE" w:rsidRPr="00857FDE">
        <w:rPr>
          <w:rFonts w:ascii="Times New Roman" w:eastAsia="Times New Roman" w:hAnsi="Times New Roman" w:cs="Times New Roman"/>
          <w:i/>
          <w:iCs/>
          <w:sz w:val="24"/>
          <w:szCs w:val="24"/>
          <w:lang w:eastAsia="en-GB"/>
        </w:rPr>
        <w:t xml:space="preserve">the </w:t>
      </w:r>
      <w:r w:rsidR="000F3F21" w:rsidRPr="00857FDE">
        <w:rPr>
          <w:rFonts w:ascii="Times New Roman" w:eastAsia="Times New Roman" w:hAnsi="Times New Roman" w:cs="Times New Roman"/>
          <w:i/>
          <w:iCs/>
          <w:sz w:val="24"/>
          <w:szCs w:val="24"/>
          <w:lang w:eastAsia="en-GB"/>
        </w:rPr>
        <w:t>multivariate ANOVA with permutations (PERMANOVA).</w:t>
      </w:r>
      <w:r w:rsidRPr="00857FDE">
        <w:rPr>
          <w:rFonts w:ascii="Times New Roman" w:eastAsia="Times New Roman" w:hAnsi="Times New Roman" w:cs="Times New Roman"/>
          <w:i/>
          <w:iCs/>
          <w:sz w:val="24"/>
          <w:szCs w:val="24"/>
          <w:lang w:eastAsia="en-GB"/>
        </w:rPr>
        <w:t xml:space="preserve"> </w:t>
      </w:r>
      <w:r w:rsidR="002020D3" w:rsidRPr="00857FDE">
        <w:rPr>
          <w:rFonts w:ascii="Times New Roman" w:eastAsia="Times New Roman" w:hAnsi="Times New Roman" w:cs="Times New Roman"/>
          <w:i/>
          <w:iCs/>
          <w:sz w:val="24"/>
          <w:szCs w:val="24"/>
          <w:lang w:eastAsia="en-GB"/>
        </w:rPr>
        <w:t>For each O</w:t>
      </w:r>
      <w:r w:rsidR="008D17BD" w:rsidRPr="00857FDE">
        <w:rPr>
          <w:rFonts w:ascii="Times New Roman" w:eastAsia="Times New Roman" w:hAnsi="Times New Roman" w:cs="Times New Roman"/>
          <w:i/>
          <w:iCs/>
          <w:sz w:val="24"/>
          <w:szCs w:val="24"/>
          <w:lang w:eastAsia="en-GB"/>
        </w:rPr>
        <w:t>TU</w:t>
      </w:r>
      <w:r w:rsidR="002020D3" w:rsidRPr="00857FDE">
        <w:rPr>
          <w:rFonts w:ascii="Times New Roman" w:eastAsia="Times New Roman" w:hAnsi="Times New Roman" w:cs="Times New Roman"/>
          <w:i/>
          <w:iCs/>
          <w:sz w:val="24"/>
          <w:szCs w:val="24"/>
          <w:lang w:eastAsia="en-GB"/>
        </w:rPr>
        <w:t xml:space="preserve">, </w:t>
      </w:r>
      <w:r w:rsidR="008D17BD" w:rsidRPr="00857FDE">
        <w:rPr>
          <w:rFonts w:ascii="Times New Roman" w:eastAsia="Times New Roman" w:hAnsi="Times New Roman" w:cs="Times New Roman"/>
          <w:i/>
          <w:iCs/>
          <w:sz w:val="24"/>
          <w:szCs w:val="24"/>
          <w:lang w:eastAsia="en-GB"/>
        </w:rPr>
        <w:t>the corresponding genus and species (if available) is give</w:t>
      </w:r>
      <w:r w:rsidR="00482CFB" w:rsidRPr="00857FDE">
        <w:rPr>
          <w:rFonts w:ascii="Times New Roman" w:eastAsia="Times New Roman" w:hAnsi="Times New Roman" w:cs="Times New Roman"/>
          <w:i/>
          <w:iCs/>
          <w:sz w:val="24"/>
          <w:szCs w:val="24"/>
          <w:lang w:eastAsia="en-GB"/>
        </w:rPr>
        <w:t>n</w:t>
      </w:r>
      <w:r w:rsidR="008D17BD" w:rsidRPr="00857FDE">
        <w:rPr>
          <w:rFonts w:ascii="Times New Roman" w:eastAsia="Times New Roman" w:hAnsi="Times New Roman" w:cs="Times New Roman"/>
          <w:i/>
          <w:iCs/>
          <w:sz w:val="24"/>
          <w:szCs w:val="24"/>
          <w:lang w:eastAsia="en-GB"/>
        </w:rPr>
        <w:t xml:space="preserve">. </w:t>
      </w:r>
      <w:r w:rsidR="002020D3"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with negative values are less abundant in the IR condition and </w:t>
      </w:r>
      <w:r w:rsidR="002020D3"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with positive values are more abundant in the IS condition. Blue bars represent </w:t>
      </w:r>
      <w:r w:rsidR="008D17BD"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belonging to the Bacteroidetes phylum, orange bars represent </w:t>
      </w:r>
      <w:r w:rsidR="008D17BD"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belonging to the Firmicutes phylum and green bars represent </w:t>
      </w:r>
      <w:r w:rsidR="008D17BD"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belonging to the Proteobacteria phylum. </w:t>
      </w:r>
    </w:p>
    <w:p w14:paraId="5CB1E218" w14:textId="77777777" w:rsidR="000F3F21" w:rsidRDefault="000F3F21" w:rsidP="008716E4">
      <w:pPr>
        <w:spacing w:after="0" w:line="240" w:lineRule="auto"/>
        <w:jc w:val="both"/>
        <w:rPr>
          <w:rFonts w:ascii="Times New Roman" w:eastAsia="Times New Roman" w:hAnsi="Times New Roman" w:cs="Times New Roman"/>
          <w:sz w:val="24"/>
          <w:szCs w:val="24"/>
          <w:lang w:eastAsia="en-GB"/>
        </w:rPr>
      </w:pPr>
    </w:p>
    <w:p w14:paraId="36233824" w14:textId="0D40B6A8"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bookmarkStart w:id="61" w:name="_Toc44088861"/>
      <w:r>
        <w:rPr>
          <w:rFonts w:ascii="Times New Roman" w:eastAsia="Times New Roman" w:hAnsi="Times New Roman" w:cs="Times New Roman"/>
          <w:i/>
          <w:iCs/>
          <w:color w:val="auto"/>
          <w:u w:val="single"/>
          <w:lang w:eastAsia="en-GB"/>
        </w:rPr>
        <w:t>Identification of differences in metabolome of IR and IS subjects</w:t>
      </w:r>
      <w:bookmarkEnd w:id="61"/>
    </w:p>
    <w:p w14:paraId="6DAAC212" w14:textId="514811BF" w:rsidR="008716E4" w:rsidRDefault="00927A13" w:rsidP="0099746F">
      <w:pPr>
        <w:spacing w:line="360" w:lineRule="auto"/>
        <w:jc w:val="both"/>
        <w:rPr>
          <w:rFonts w:ascii="Times New Roman" w:eastAsia="Times New Roman" w:hAnsi="Times New Roman" w:cs="Times New Roman"/>
          <w:color w:val="000000"/>
          <w:sz w:val="24"/>
          <w:szCs w:val="24"/>
          <w:lang w:eastAsia="en-GB"/>
        </w:rPr>
      </w:pPr>
      <w:r w:rsidRPr="000B194A">
        <w:rPr>
          <w:rFonts w:ascii="Times New Roman" w:eastAsia="Times New Roman" w:hAnsi="Times New Roman" w:cs="Times New Roman"/>
          <w:color w:val="000000"/>
          <w:sz w:val="24"/>
          <w:szCs w:val="24"/>
          <w:lang w:eastAsia="en-GB"/>
        </w:rPr>
        <w:t>The</w:t>
      </w:r>
      <w:r w:rsidR="008716E4" w:rsidRPr="000B194A">
        <w:rPr>
          <w:rFonts w:ascii="Times New Roman" w:eastAsia="Times New Roman" w:hAnsi="Times New Roman" w:cs="Times New Roman"/>
          <w:color w:val="000000"/>
          <w:sz w:val="24"/>
          <w:szCs w:val="24"/>
          <w:lang w:eastAsia="en-GB"/>
        </w:rPr>
        <w:t xml:space="preserve"> DA using MetaboDiff generated 40 metabolites whose abundances were significantly altered (p &lt; 0.05) in the IR group compared to the IS group: 21 were less abundant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&lt; 0) and 19 more abundant in the IR condition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&gt; 0) </w:t>
      </w:r>
      <w:r w:rsidR="00A4746A" w:rsidRPr="000B194A">
        <w:rPr>
          <w:rFonts w:ascii="Times New Roman" w:eastAsia="Times New Roman" w:hAnsi="Times New Roman" w:cs="Times New Roman"/>
          <w:color w:val="000000"/>
          <w:sz w:val="24"/>
          <w:szCs w:val="24"/>
          <w:lang w:eastAsia="en-GB"/>
        </w:rPr>
        <w:t>(Appendix 5).</w:t>
      </w:r>
      <w:r w:rsidR="008716E4" w:rsidRPr="000B194A">
        <w:rPr>
          <w:rFonts w:ascii="Times New Roman" w:eastAsia="Times New Roman" w:hAnsi="Times New Roman" w:cs="Times New Roman"/>
          <w:color w:val="000000"/>
          <w:sz w:val="24"/>
          <w:szCs w:val="24"/>
          <w:lang w:eastAsia="en-GB"/>
        </w:rPr>
        <w:t xml:space="preserve"> Based on </w:t>
      </w:r>
      <w:r w:rsidR="000B194A" w:rsidRPr="000B194A">
        <w:rPr>
          <w:rFonts w:ascii="Times New Roman" w:eastAsia="Times New Roman" w:hAnsi="Times New Roman" w:cs="Times New Roman"/>
          <w:color w:val="000000"/>
          <w:sz w:val="24"/>
          <w:szCs w:val="24"/>
          <w:lang w:eastAsia="en-GB"/>
        </w:rPr>
        <w:t xml:space="preserve">a </w:t>
      </w:r>
      <w:proofErr w:type="spellStart"/>
      <w:r w:rsidR="000B194A" w:rsidRPr="000B194A">
        <w:rPr>
          <w:rFonts w:ascii="Times New Roman" w:eastAsia="Times New Roman" w:hAnsi="Times New Roman" w:cs="Times New Roman"/>
          <w:color w:val="000000"/>
          <w:sz w:val="24"/>
          <w:szCs w:val="24"/>
          <w:lang w:eastAsia="en-GB"/>
        </w:rPr>
        <w:t>logFC</w:t>
      </w:r>
      <w:proofErr w:type="spellEnd"/>
      <w:r w:rsidR="000B194A" w:rsidRPr="000B194A">
        <w:rPr>
          <w:rFonts w:ascii="Times New Roman" w:eastAsia="Times New Roman" w:hAnsi="Times New Roman" w:cs="Times New Roman"/>
          <w:color w:val="000000"/>
          <w:sz w:val="24"/>
          <w:szCs w:val="24"/>
          <w:lang w:eastAsia="en-GB"/>
        </w:rPr>
        <w:t xml:space="preserve"> &gt; 0.</w:t>
      </w:r>
      <w:r w:rsidR="00892C91">
        <w:rPr>
          <w:rFonts w:ascii="Times New Roman" w:eastAsia="Times New Roman" w:hAnsi="Times New Roman" w:cs="Times New Roman"/>
          <w:color w:val="000000"/>
          <w:sz w:val="24"/>
          <w:szCs w:val="24"/>
          <w:lang w:eastAsia="en-GB"/>
        </w:rPr>
        <w:t>50</w:t>
      </w:r>
      <w:r w:rsidR="000B194A" w:rsidRPr="000B194A">
        <w:rPr>
          <w:rFonts w:ascii="Times New Roman" w:eastAsia="Times New Roman" w:hAnsi="Times New Roman" w:cs="Times New Roman"/>
          <w:color w:val="000000"/>
          <w:sz w:val="24"/>
          <w:szCs w:val="24"/>
          <w:lang w:eastAsia="en-GB"/>
        </w:rPr>
        <w:t xml:space="preserve"> or &lt; -0.5</w:t>
      </w:r>
      <w:r w:rsidR="00892C91">
        <w:rPr>
          <w:rFonts w:ascii="Times New Roman" w:eastAsia="Times New Roman" w:hAnsi="Times New Roman" w:cs="Times New Roman"/>
          <w:color w:val="000000"/>
          <w:sz w:val="24"/>
          <w:szCs w:val="24"/>
          <w:lang w:eastAsia="en-GB"/>
        </w:rPr>
        <w:t>0</w:t>
      </w:r>
      <w:r w:rsidR="008716E4" w:rsidRPr="000B194A">
        <w:rPr>
          <w:rFonts w:ascii="Times New Roman" w:eastAsia="Times New Roman" w:hAnsi="Times New Roman" w:cs="Times New Roman"/>
          <w:color w:val="000000"/>
          <w:sz w:val="24"/>
          <w:szCs w:val="24"/>
          <w:lang w:eastAsia="en-GB"/>
        </w:rPr>
        <w:t xml:space="preserve">, 9 out of the 21 less abundant metabolites and 3 out of the 19 more abundant metabolites were sufficiently changed (Table 1). </w:t>
      </w:r>
      <w:r w:rsidR="000B194A">
        <w:rPr>
          <w:rFonts w:ascii="Times New Roman" w:eastAsia="Times New Roman" w:hAnsi="Times New Roman" w:cs="Times New Roman"/>
          <w:color w:val="000000"/>
          <w:sz w:val="24"/>
          <w:szCs w:val="24"/>
          <w:lang w:eastAsia="en-GB"/>
        </w:rPr>
        <w:t>Eleven</w:t>
      </w:r>
      <w:r w:rsidR="008716E4" w:rsidRPr="000B194A">
        <w:rPr>
          <w:rFonts w:ascii="Times New Roman" w:eastAsia="Times New Roman" w:hAnsi="Times New Roman" w:cs="Times New Roman"/>
          <w:color w:val="000000"/>
          <w:sz w:val="24"/>
          <w:szCs w:val="24"/>
          <w:lang w:eastAsia="en-GB"/>
        </w:rPr>
        <w:t xml:space="preserve"> of these 12 sufficiently changed metabolites were lipids/lipid-like molecules with the only exception being glu</w:t>
      </w:r>
      <w:r w:rsidR="000C5A41">
        <w:rPr>
          <w:rFonts w:ascii="Times New Roman" w:eastAsia="Times New Roman" w:hAnsi="Times New Roman" w:cs="Times New Roman"/>
          <w:color w:val="000000"/>
          <w:sz w:val="24"/>
          <w:szCs w:val="24"/>
          <w:lang w:eastAsia="en-GB"/>
        </w:rPr>
        <w:t>c</w:t>
      </w:r>
      <w:r w:rsidR="008716E4" w:rsidRPr="000B194A">
        <w:rPr>
          <w:rFonts w:ascii="Times New Roman" w:eastAsia="Times New Roman" w:hAnsi="Times New Roman" w:cs="Times New Roman"/>
          <w:color w:val="000000"/>
          <w:sz w:val="24"/>
          <w:szCs w:val="24"/>
          <w:lang w:eastAsia="en-GB"/>
        </w:rPr>
        <w:t xml:space="preserve">aric acid. </w:t>
      </w:r>
      <w:r w:rsidR="00130C94">
        <w:rPr>
          <w:rFonts w:ascii="Times New Roman" w:eastAsia="Times New Roman" w:hAnsi="Times New Roman" w:cs="Times New Roman"/>
          <w:color w:val="000000"/>
          <w:sz w:val="24"/>
          <w:szCs w:val="24"/>
          <w:lang w:eastAsia="en-GB"/>
        </w:rPr>
        <w:t>Seven</w:t>
      </w:r>
      <w:r w:rsidR="008716E4" w:rsidRPr="000B194A">
        <w:rPr>
          <w:rFonts w:ascii="Times New Roman" w:eastAsia="Times New Roman" w:hAnsi="Times New Roman" w:cs="Times New Roman"/>
          <w:color w:val="000000"/>
          <w:sz w:val="24"/>
          <w:szCs w:val="24"/>
          <w:lang w:eastAsia="en-GB"/>
        </w:rPr>
        <w:t xml:space="preserve"> metabolites possessed a significant adjusted p-value with 5 also having a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suggesting a sufficient change in abundance (Table 1</w:t>
      </w:r>
      <w:r w:rsidR="00CC7F8E">
        <w:rPr>
          <w:rFonts w:ascii="Times New Roman" w:eastAsia="Times New Roman" w:hAnsi="Times New Roman" w:cs="Times New Roman"/>
          <w:color w:val="000000"/>
          <w:sz w:val="24"/>
          <w:szCs w:val="24"/>
          <w:lang w:eastAsia="en-GB"/>
        </w:rPr>
        <w:t>, Appendix 5</w:t>
      </w:r>
      <w:r w:rsidR="008716E4" w:rsidRPr="000B194A">
        <w:rPr>
          <w:rFonts w:ascii="Times New Roman" w:eastAsia="Times New Roman" w:hAnsi="Times New Roman" w:cs="Times New Roman"/>
          <w:color w:val="000000"/>
          <w:sz w:val="24"/>
          <w:szCs w:val="24"/>
          <w:lang w:eastAsia="en-GB"/>
        </w:rPr>
        <w:t>).</w:t>
      </w:r>
      <w:r w:rsidR="008716E4">
        <w:rPr>
          <w:rFonts w:ascii="Times New Roman" w:eastAsia="Times New Roman" w:hAnsi="Times New Roman" w:cs="Times New Roman"/>
          <w:color w:val="000000"/>
          <w:sz w:val="24"/>
          <w:szCs w:val="24"/>
          <w:lang w:eastAsia="en-GB"/>
        </w:rPr>
        <w:t xml:space="preserve"> </w:t>
      </w:r>
    </w:p>
    <w:p w14:paraId="54DDAF84" w14:textId="57A340B4" w:rsidR="00857FDE" w:rsidRDefault="00857FDE" w:rsidP="0099746F">
      <w:pPr>
        <w:spacing w:line="360" w:lineRule="auto"/>
        <w:jc w:val="both"/>
        <w:rPr>
          <w:rFonts w:ascii="Times New Roman" w:eastAsia="Times New Roman" w:hAnsi="Times New Roman" w:cs="Times New Roman"/>
          <w:color w:val="000000"/>
          <w:sz w:val="24"/>
          <w:szCs w:val="24"/>
          <w:lang w:eastAsia="en-GB"/>
        </w:rPr>
      </w:pPr>
    </w:p>
    <w:p w14:paraId="2CF62CDB" w14:textId="77777777" w:rsidR="00857FDE" w:rsidRPr="000B194A" w:rsidRDefault="00857FDE" w:rsidP="0099746F">
      <w:pPr>
        <w:spacing w:line="360" w:lineRule="auto"/>
        <w:jc w:val="both"/>
        <w:rPr>
          <w:rFonts w:ascii="Times New Roman" w:hAnsi="Times New Roman" w:cs="Times New Roman"/>
          <w:sz w:val="24"/>
          <w:szCs w:val="24"/>
          <w:lang w:eastAsia="en-GB"/>
        </w:rPr>
      </w:pPr>
    </w:p>
    <w:p w14:paraId="4AE4173D" w14:textId="3DAFDD6F"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lastRenderedPageBreak/>
        <w:t xml:space="preserve">Table 1: </w:t>
      </w:r>
      <w:ins w:id="62" w:author="Susan Steinbusch-Coort" w:date="2020-06-30T16:00:00Z">
        <w:r w:rsidR="004057EB">
          <w:rPr>
            <w:rFonts w:ascii="Times New Roman" w:eastAsia="Times New Roman" w:hAnsi="Times New Roman" w:cs="Times New Roman"/>
            <w:i/>
            <w:iCs/>
            <w:color w:val="000000"/>
            <w:sz w:val="24"/>
            <w:szCs w:val="24"/>
            <w:lang w:eastAsia="en-GB"/>
          </w:rPr>
          <w:t xml:space="preserve">Overview of </w:t>
        </w:r>
      </w:ins>
      <w:del w:id="63" w:author="Susan Steinbusch-Coort" w:date="2020-06-30T16:00:00Z">
        <w:r w:rsidDel="004057EB">
          <w:rPr>
            <w:rFonts w:ascii="Times New Roman" w:eastAsia="Times New Roman" w:hAnsi="Times New Roman" w:cs="Times New Roman"/>
            <w:i/>
            <w:iCs/>
            <w:color w:val="000000"/>
            <w:sz w:val="24"/>
            <w:szCs w:val="24"/>
            <w:lang w:eastAsia="en-GB"/>
          </w:rPr>
          <w:delText xml:space="preserve">table specifying </w:delText>
        </w:r>
      </w:del>
      <w:r>
        <w:rPr>
          <w:rFonts w:ascii="Times New Roman" w:eastAsia="Times New Roman" w:hAnsi="Times New Roman" w:cs="Times New Roman"/>
          <w:i/>
          <w:iCs/>
          <w:color w:val="000000"/>
          <w:sz w:val="24"/>
          <w:szCs w:val="24"/>
          <w:lang w:eastAsia="en-GB"/>
        </w:rPr>
        <w:t>the sufficiently less abundant (</w:t>
      </w:r>
      <w:proofErr w:type="spellStart"/>
      <w:r>
        <w:rPr>
          <w:rFonts w:ascii="Times New Roman" w:eastAsia="Times New Roman" w:hAnsi="Times New Roman" w:cs="Times New Roman"/>
          <w:i/>
          <w:iCs/>
          <w:color w:val="000000"/>
          <w:sz w:val="24"/>
          <w:szCs w:val="24"/>
          <w:lang w:eastAsia="en-GB"/>
        </w:rPr>
        <w:t>logFC</w:t>
      </w:r>
      <w:proofErr w:type="spellEnd"/>
      <w:r>
        <w:rPr>
          <w:rFonts w:ascii="Times New Roman" w:eastAsia="Times New Roman" w:hAnsi="Times New Roman" w:cs="Times New Roman"/>
          <w:i/>
          <w:iCs/>
          <w:color w:val="000000"/>
          <w:sz w:val="24"/>
          <w:szCs w:val="24"/>
          <w:lang w:eastAsia="en-GB"/>
        </w:rPr>
        <w:t xml:space="preserve"> &lt; -0.50, blue cells) and sufficiently more abundant (</w:t>
      </w:r>
      <w:proofErr w:type="spellStart"/>
      <w:r>
        <w:rPr>
          <w:rFonts w:ascii="Times New Roman" w:eastAsia="Times New Roman" w:hAnsi="Times New Roman" w:cs="Times New Roman"/>
          <w:i/>
          <w:iCs/>
          <w:color w:val="000000"/>
          <w:sz w:val="24"/>
          <w:szCs w:val="24"/>
          <w:lang w:eastAsia="en-GB"/>
        </w:rPr>
        <w:t>logFC</w:t>
      </w:r>
      <w:proofErr w:type="spellEnd"/>
      <w:r>
        <w:rPr>
          <w:rFonts w:ascii="Times New Roman" w:eastAsia="Times New Roman" w:hAnsi="Times New Roman" w:cs="Times New Roman"/>
          <w:i/>
          <w:iCs/>
          <w:color w:val="000000"/>
          <w:sz w:val="24"/>
          <w:szCs w:val="24"/>
          <w:lang w:eastAsia="en-GB"/>
        </w:rPr>
        <w:t xml:space="preserve"> &gt; 0.05, red cells) metabolites in insulin resistance (IR</w:t>
      </w:r>
      <w:r w:rsidR="00001B10">
        <w:rPr>
          <w:rFonts w:ascii="Times New Roman" w:eastAsia="Times New Roman" w:hAnsi="Times New Roman" w:cs="Times New Roman"/>
          <w:i/>
          <w:iCs/>
          <w:color w:val="000000"/>
          <w:sz w:val="24"/>
          <w:szCs w:val="24"/>
          <w:lang w:eastAsia="en-GB"/>
        </w:rPr>
        <w:t>).</w:t>
      </w:r>
    </w:p>
    <w:tbl>
      <w:tblPr>
        <w:tblW w:w="9062" w:type="dxa"/>
        <w:tblLook w:val="04A0" w:firstRow="1" w:lastRow="0" w:firstColumn="1" w:lastColumn="0" w:noHBand="0" w:noVBand="1"/>
      </w:tblPr>
      <w:tblGrid>
        <w:gridCol w:w="6653"/>
        <w:gridCol w:w="1134"/>
        <w:gridCol w:w="1275"/>
      </w:tblGrid>
      <w:tr w:rsidR="008716E4" w14:paraId="6447FBD8" w14:textId="77777777" w:rsidTr="008716E4">
        <w:trPr>
          <w:trHeight w:val="485"/>
        </w:trPr>
        <w:tc>
          <w:tcPr>
            <w:tcW w:w="6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C5A33"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Metabolite</w:t>
            </w:r>
            <w:r>
              <w:rPr>
                <w:rFonts w:ascii="Times New Roman" w:eastAsia="Times New Roman" w:hAnsi="Times New Roman" w:cs="Times New Roman"/>
                <w:color w:val="000000"/>
                <w:sz w:val="24"/>
                <w:szCs w:val="24"/>
                <w:lang w:eastAsia="en-GB"/>
              </w:rPr>
              <w:t xml:space="preserve"> (metabolite type)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249B"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u w:val="single"/>
                <w:lang w:eastAsia="en-GB"/>
              </w:rPr>
              <w:t>logFC</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20C2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Adjusted p-value</w:t>
            </w:r>
          </w:p>
        </w:tc>
      </w:tr>
      <w:tr w:rsidR="008716E4" w14:paraId="18F5492E" w14:textId="77777777" w:rsidTr="008716E4">
        <w:trPr>
          <w:trHeight w:val="16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8956D9A"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(0:0/22:6(4Z,7Z,10Z,13Z,16Z,19Z))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79A888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-1.336</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E73BBB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08B7C581" w14:textId="77777777" w:rsidTr="008716E4">
        <w:trPr>
          <w:trHeight w:val="36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051A31"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(0:0/16:0)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FCA914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-1.010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9345BF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0.281</w:t>
            </w:r>
          </w:p>
        </w:tc>
      </w:tr>
      <w:tr w:rsidR="008716E4" w14:paraId="3B8B34CA" w14:textId="77777777" w:rsidTr="008716E4">
        <w:trPr>
          <w:trHeight w:val="207"/>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D20AC00"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(P-16:0/0:0) (Phospho-ether 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973301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-1.089</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3082BF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0.042</w:t>
            </w:r>
          </w:p>
        </w:tc>
      </w:tr>
      <w:tr w:rsidR="008716E4" w14:paraId="19ADCC66" w14:textId="77777777" w:rsidTr="008716E4">
        <w:trPr>
          <w:trHeight w:val="32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674FA9A"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Ethylmalonic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0BEE24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-0.795</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5FA983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r>
      <w:tr w:rsidR="008716E4" w14:paraId="62FD59EC" w14:textId="77777777" w:rsidTr="008716E4">
        <w:trPr>
          <w:trHeight w:val="318"/>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B871FCD" w14:textId="3234B90A"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2-arachidonoylglycerol</w:t>
            </w:r>
            <w:r w:rsidR="00DF21EA">
              <w:rPr>
                <w:rFonts w:ascii="Times New Roman" w:eastAsia="Times New Roman" w:hAnsi="Times New Roman" w:cs="Times New Roman"/>
                <w:color w:val="000000"/>
                <w:sz w:val="24"/>
                <w:szCs w:val="24"/>
                <w:lang w:eastAsia="en-GB"/>
              </w:rPr>
              <w:t xml:space="preserve"> </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9DBBE8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-0.758</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E29570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6987AE1A" w14:textId="77777777" w:rsidTr="008716E4">
        <w:trPr>
          <w:trHeight w:val="32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C6FA88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5-dodecenoic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2A0E4D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-0.720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177BC8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0.162</w:t>
            </w:r>
          </w:p>
        </w:tc>
      </w:tr>
      <w:tr w:rsidR="008716E4" w14:paraId="05E4500F" w14:textId="77777777" w:rsidTr="008716E4">
        <w:trPr>
          <w:trHeight w:val="351"/>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2F0459"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MG(0:0/14:1(9Z)/0:0) (</w:t>
            </w:r>
            <w:r>
              <w:rPr>
                <w:rFonts w:ascii="Times New Roman" w:eastAsia="Times New Roman" w:hAnsi="Times New Roman" w:cs="Times New Roman"/>
                <w:color w:val="000000"/>
                <w:sz w:val="24"/>
                <w:szCs w:val="24"/>
                <w:shd w:val="clear" w:color="auto" w:fill="D9E2F3" w:themeFill="accent1" w:themeFillTint="33"/>
                <w:lang w:eastAsia="en-GB"/>
              </w:rPr>
              <w:t>M</w:t>
            </w:r>
            <w:r>
              <w:rPr>
                <w:rFonts w:ascii="Times New Roman" w:hAnsi="Times New Roman" w:cs="Times New Roman"/>
                <w:sz w:val="24"/>
                <w:szCs w:val="24"/>
                <w:shd w:val="clear" w:color="auto" w:fill="D9E2F3" w:themeFill="accent1" w:themeFillTint="33"/>
              </w:rPr>
              <w:t>onoacylglycerol</w:t>
            </w:r>
            <w:r>
              <w:rPr>
                <w:rFonts w:ascii="Times New Roman" w:eastAsia="Times New Roman" w:hAnsi="Times New Roman" w:cs="Times New Roman"/>
                <w:sz w:val="24"/>
                <w:szCs w:val="24"/>
                <w:shd w:val="clear" w:color="auto" w:fill="D9E2F3" w:themeFill="accent1" w:themeFillTint="33"/>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7C694A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-0.683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841F86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0.026</w:t>
            </w:r>
          </w:p>
        </w:tc>
      </w:tr>
      <w:tr w:rsidR="008716E4" w14:paraId="68B17091" w14:textId="77777777" w:rsidTr="008716E4">
        <w:trPr>
          <w:trHeight w:val="20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2DFF67D"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(0:0/20:3(11Z,14Z,17Z))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4FFE53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-0.591</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80A281B"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0.158</w:t>
            </w:r>
          </w:p>
        </w:tc>
      </w:tr>
      <w:tr w:rsidR="008716E4" w14:paraId="168D6C9D" w14:textId="77777777" w:rsidTr="008716E4">
        <w:trPr>
          <w:trHeight w:val="13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A3865EE"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(0:0/22:0)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0AB53F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7C047C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6901CBF0" w14:textId="77777777" w:rsidTr="008716E4">
        <w:trPr>
          <w:trHeight w:val="287"/>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4A8C9109" w14:textId="7D6491D0"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w:t>
            </w:r>
            <w:r w:rsidR="004361D8">
              <w:rPr>
                <w:rFonts w:ascii="Times New Roman" w:eastAsia="Times New Roman" w:hAnsi="Times New Roman" w:cs="Times New Roman"/>
                <w:color w:val="000000"/>
                <w:sz w:val="24"/>
                <w:szCs w:val="24"/>
                <w:lang w:eastAsia="en-GB"/>
              </w:rPr>
              <w:t>c</w:t>
            </w:r>
            <w:r>
              <w:rPr>
                <w:rFonts w:ascii="Times New Roman" w:eastAsia="Times New Roman" w:hAnsi="Times New Roman" w:cs="Times New Roman"/>
                <w:color w:val="000000"/>
                <w:sz w:val="24"/>
                <w:szCs w:val="24"/>
                <w:lang w:eastAsia="en-GB"/>
              </w:rPr>
              <w:t>aric acid</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DA4E37C"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0.556</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9B7BE0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58357201"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4F99547"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2-trans,4-cis-Decadienoylcarnitine (Fatty acid ester)</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5E0652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0.604</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3C95C1B8"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0.106</w:t>
            </w:r>
          </w:p>
        </w:tc>
      </w:tr>
      <w:tr w:rsidR="008716E4" w14:paraId="754546F7"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1563791E"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LysoPC</w:t>
            </w:r>
            <w:proofErr w:type="spellEnd"/>
            <w:r>
              <w:rPr>
                <w:rFonts w:ascii="Times New Roman" w:eastAsia="Times New Roman" w:hAnsi="Times New Roman" w:cs="Times New Roman"/>
                <w:color w:val="000000"/>
                <w:sz w:val="24"/>
                <w:szCs w:val="24"/>
                <w:lang w:eastAsia="en-GB"/>
              </w:rPr>
              <w:t>(20:0/0:0)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242A24D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0.867</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FD3A3F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bl>
    <w:p w14:paraId="7DC059A7" w14:textId="704E0096" w:rsidR="008716E4" w:rsidRDefault="004D2EE9" w:rsidP="004D2EE9">
      <w:pPr>
        <w:spacing w:before="240"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Data was generated from a </w:t>
      </w:r>
      <w:r w:rsidR="00001B10">
        <w:rPr>
          <w:rFonts w:ascii="Times New Roman" w:eastAsia="Times New Roman" w:hAnsi="Times New Roman" w:cs="Times New Roman"/>
          <w:i/>
          <w:iCs/>
          <w:color w:val="000000"/>
          <w:sz w:val="24"/>
          <w:szCs w:val="24"/>
          <w:lang w:eastAsia="en-GB"/>
        </w:rPr>
        <w:t>differential analysis (DA) using MetaboDiff</w:t>
      </w:r>
      <w:r w:rsidR="00080AF7">
        <w:rPr>
          <w:rFonts w:ascii="Times New Roman" w:eastAsia="Times New Roman" w:hAnsi="Times New Roman" w:cs="Times New Roman"/>
          <w:i/>
          <w:iCs/>
          <w:color w:val="000000"/>
          <w:sz w:val="24"/>
          <w:szCs w:val="24"/>
          <w:lang w:eastAsia="en-GB"/>
        </w:rPr>
        <w:t>. All listed metabolites listed were significantly changed in the IR condition compared to the IS condition based on p value (p &lt; 0.05).</w:t>
      </w:r>
      <w:r w:rsidR="00001B10">
        <w:rPr>
          <w:rFonts w:ascii="Times New Roman" w:eastAsia="Times New Roman" w:hAnsi="Times New Roman" w:cs="Times New Roman"/>
          <w:i/>
          <w:iCs/>
          <w:color w:val="000000"/>
          <w:sz w:val="24"/>
          <w:szCs w:val="24"/>
          <w:lang w:eastAsia="en-GB"/>
        </w:rPr>
        <w:t xml:space="preserve"> The </w:t>
      </w:r>
      <w:r w:rsidR="00080AF7">
        <w:rPr>
          <w:rFonts w:ascii="Times New Roman" w:eastAsia="Times New Roman" w:hAnsi="Times New Roman" w:cs="Times New Roman"/>
          <w:i/>
          <w:iCs/>
          <w:color w:val="000000"/>
          <w:sz w:val="24"/>
          <w:szCs w:val="24"/>
          <w:lang w:eastAsia="en-GB"/>
        </w:rPr>
        <w:t xml:space="preserve">common name, </w:t>
      </w:r>
      <w:proofErr w:type="spellStart"/>
      <w:r w:rsidR="00001B10">
        <w:rPr>
          <w:rFonts w:ascii="Times New Roman" w:eastAsia="Times New Roman" w:hAnsi="Times New Roman" w:cs="Times New Roman"/>
          <w:i/>
          <w:iCs/>
          <w:color w:val="000000"/>
          <w:sz w:val="24"/>
          <w:szCs w:val="24"/>
          <w:lang w:eastAsia="en-GB"/>
        </w:rPr>
        <w:t>logFC</w:t>
      </w:r>
      <w:proofErr w:type="spellEnd"/>
      <w:r w:rsidR="00001B10">
        <w:rPr>
          <w:rFonts w:ascii="Times New Roman" w:eastAsia="Times New Roman" w:hAnsi="Times New Roman" w:cs="Times New Roman"/>
          <w:i/>
          <w:iCs/>
          <w:color w:val="000000"/>
          <w:sz w:val="24"/>
          <w:szCs w:val="24"/>
          <w:lang w:eastAsia="en-GB"/>
        </w:rPr>
        <w:t xml:space="preserve"> and adjusted p-value are given for each metabolite. </w:t>
      </w:r>
    </w:p>
    <w:p w14:paraId="65675A69" w14:textId="77777777" w:rsidR="00001B10" w:rsidRDefault="00001B10" w:rsidP="008716E4">
      <w:pPr>
        <w:spacing w:after="0" w:line="240" w:lineRule="auto"/>
        <w:jc w:val="both"/>
        <w:rPr>
          <w:rFonts w:ascii="Times New Roman" w:eastAsia="Times New Roman" w:hAnsi="Times New Roman" w:cs="Times New Roman"/>
          <w:sz w:val="24"/>
          <w:szCs w:val="24"/>
          <w:lang w:eastAsia="en-GB"/>
        </w:rPr>
      </w:pPr>
    </w:p>
    <w:p w14:paraId="3656A686" w14:textId="2E6D01F3" w:rsidR="00927A13" w:rsidRPr="00927A13" w:rsidRDefault="00927A13" w:rsidP="00927A13">
      <w:pPr>
        <w:pStyle w:val="Heading3"/>
        <w:spacing w:line="360" w:lineRule="auto"/>
        <w:jc w:val="both"/>
        <w:rPr>
          <w:rFonts w:ascii="Times New Roman" w:eastAsia="Times New Roman" w:hAnsi="Times New Roman" w:cs="Times New Roman"/>
          <w:i/>
          <w:iCs/>
          <w:color w:val="auto"/>
          <w:u w:val="single"/>
          <w:lang w:eastAsia="en-GB"/>
        </w:rPr>
      </w:pPr>
      <w:bookmarkStart w:id="64" w:name="_Toc44088862"/>
      <w:r>
        <w:rPr>
          <w:rFonts w:ascii="Times New Roman" w:eastAsia="Times New Roman" w:hAnsi="Times New Roman" w:cs="Times New Roman"/>
          <w:i/>
          <w:iCs/>
          <w:color w:val="auto"/>
          <w:u w:val="single"/>
          <w:lang w:eastAsia="en-GB"/>
        </w:rPr>
        <w:t>Identification of differences in proteome of IR and IS subjects</w:t>
      </w:r>
      <w:bookmarkEnd w:id="64"/>
    </w:p>
    <w:p w14:paraId="29914B32" w14:textId="5B61498E" w:rsidR="00927A13" w:rsidRPr="007C21A5" w:rsidRDefault="00927A13" w:rsidP="007C21A5">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From the DA using </w:t>
      </w:r>
      <w:proofErr w:type="spellStart"/>
      <w:r>
        <w:rPr>
          <w:rFonts w:ascii="Times New Roman" w:eastAsia="Times New Roman" w:hAnsi="Times New Roman" w:cs="Times New Roman"/>
          <w:color w:val="000000"/>
          <w:sz w:val="24"/>
          <w:szCs w:val="24"/>
          <w:lang w:eastAsia="en-GB"/>
        </w:rPr>
        <w:t>limma</w:t>
      </w:r>
      <w:proofErr w:type="spellEnd"/>
      <w:r>
        <w:rPr>
          <w:rFonts w:ascii="Times New Roman" w:eastAsia="Times New Roman" w:hAnsi="Times New Roman" w:cs="Times New Roman"/>
          <w:color w:val="000000"/>
          <w:sz w:val="24"/>
          <w:szCs w:val="24"/>
          <w:lang w:eastAsia="en-GB"/>
        </w:rPr>
        <w:t>, 23 proteins were significantly altered in the IR condition compared to the IS condition based on p-value</w:t>
      </w:r>
      <w:r w:rsidR="00AE521A">
        <w:rPr>
          <w:rFonts w:ascii="Times New Roman" w:eastAsia="Times New Roman" w:hAnsi="Times New Roman" w:cs="Times New Roman"/>
          <w:color w:val="000000"/>
          <w:sz w:val="24"/>
          <w:szCs w:val="24"/>
          <w:lang w:eastAsia="en-GB"/>
        </w:rPr>
        <w:t xml:space="preserve"> &lt; 0.05</w:t>
      </w:r>
      <w:r>
        <w:rPr>
          <w:rFonts w:ascii="Times New Roman" w:eastAsia="Times New Roman" w:hAnsi="Times New Roman" w:cs="Times New Roman"/>
          <w:color w:val="000000"/>
          <w:sz w:val="24"/>
          <w:szCs w:val="24"/>
          <w:lang w:eastAsia="en-GB"/>
        </w:rPr>
        <w:t xml:space="preserve">. </w:t>
      </w:r>
      <w:r w:rsidR="00AE521A">
        <w:rPr>
          <w:rFonts w:ascii="Times New Roman" w:eastAsia="Times New Roman" w:hAnsi="Times New Roman" w:cs="Times New Roman"/>
          <w:color w:val="000000"/>
          <w:sz w:val="24"/>
          <w:szCs w:val="24"/>
          <w:lang w:eastAsia="en-GB"/>
        </w:rPr>
        <w:t xml:space="preserve">Thirteen </w:t>
      </w:r>
      <w:r>
        <w:rPr>
          <w:rFonts w:ascii="Times New Roman" w:eastAsia="Times New Roman" w:hAnsi="Times New Roman" w:cs="Times New Roman"/>
          <w:color w:val="000000"/>
          <w:sz w:val="24"/>
          <w:szCs w:val="24"/>
          <w:lang w:eastAsia="en-GB"/>
        </w:rPr>
        <w:t>of these proteins were more abundant in the IR subjects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&gt; 0) and 10, less abundant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&lt; 0) </w:t>
      </w:r>
      <w:r w:rsidR="00A4746A">
        <w:rPr>
          <w:rFonts w:ascii="Times New Roman" w:eastAsia="Times New Roman" w:hAnsi="Times New Roman" w:cs="Times New Roman"/>
          <w:color w:val="000000"/>
          <w:sz w:val="24"/>
          <w:szCs w:val="24"/>
          <w:lang w:eastAsia="en-GB"/>
        </w:rPr>
        <w:t xml:space="preserve">(Appendix 6). </w:t>
      </w:r>
      <w:r>
        <w:rPr>
          <w:rFonts w:ascii="Times New Roman" w:eastAsia="Times New Roman" w:hAnsi="Times New Roman" w:cs="Times New Roman"/>
          <w:color w:val="000000"/>
          <w:sz w:val="24"/>
          <w:szCs w:val="24"/>
          <w:lang w:eastAsia="en-GB"/>
        </w:rPr>
        <w:t xml:space="preserve">When a sufficient change was deemed to be a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&gt; 0.50 or &lt; -0.50, 3 of the significantly altered proteins remained: LPA and SHBG were both less abundant in the IR condition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 -1.074 and -0.522, respectively) while APOC4 was more abundant in the IR condition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 0.624). Despite these proteins having significant p-values, it should be noted that none possessed a significant adjusted p-value.</w:t>
      </w:r>
    </w:p>
    <w:p w14:paraId="573C5979" w14:textId="6F083976"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bookmarkStart w:id="65" w:name="_Toc44088863"/>
      <w:r>
        <w:rPr>
          <w:rFonts w:ascii="Times New Roman" w:eastAsia="Times New Roman" w:hAnsi="Times New Roman" w:cs="Times New Roman"/>
          <w:i/>
          <w:iCs/>
          <w:color w:val="auto"/>
          <w:u w:val="single"/>
          <w:lang w:eastAsia="en-GB"/>
        </w:rPr>
        <w:lastRenderedPageBreak/>
        <w:t>Identification of altered biological pathways involving these metabolomic and proteomic changes</w:t>
      </w:r>
      <w:bookmarkEnd w:id="65"/>
      <w:r>
        <w:rPr>
          <w:rFonts w:ascii="Times New Roman" w:eastAsia="Times New Roman" w:hAnsi="Times New Roman" w:cs="Times New Roman"/>
          <w:i/>
          <w:iCs/>
          <w:color w:val="auto"/>
          <w:u w:val="single"/>
          <w:lang w:eastAsia="en-GB"/>
        </w:rPr>
        <w:t> </w:t>
      </w:r>
    </w:p>
    <w:p w14:paraId="41414FE6" w14:textId="76A2F0CD"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Combined pathway analysis of the proteome and metabolome data was done using </w:t>
      </w:r>
      <w:ins w:id="66" w:author="Susan Steinbusch-Coort" w:date="2020-06-30T16:01:00Z">
        <w:r w:rsidR="004057EB">
          <w:rPr>
            <w:rFonts w:ascii="Times New Roman" w:eastAsia="Times New Roman" w:hAnsi="Times New Roman" w:cs="Times New Roman"/>
            <w:color w:val="000000"/>
            <w:sz w:val="24"/>
            <w:szCs w:val="24"/>
            <w:lang w:eastAsia="en-GB"/>
          </w:rPr>
          <w:t xml:space="preserve">the pathways analysis tools, </w:t>
        </w:r>
      </w:ins>
      <w:r>
        <w:rPr>
          <w:rFonts w:ascii="Times New Roman" w:eastAsia="Times New Roman" w:hAnsi="Times New Roman" w:cs="Times New Roman"/>
          <w:color w:val="000000"/>
          <w:sz w:val="24"/>
          <w:szCs w:val="24"/>
          <w:lang w:eastAsia="en-GB"/>
        </w:rPr>
        <w:t xml:space="preserve">PathVisio and </w:t>
      </w:r>
      <w:proofErr w:type="spellStart"/>
      <w:r>
        <w:rPr>
          <w:rFonts w:ascii="Times New Roman" w:eastAsia="Times New Roman" w:hAnsi="Times New Roman" w:cs="Times New Roman"/>
          <w:color w:val="000000"/>
          <w:sz w:val="24"/>
          <w:szCs w:val="24"/>
          <w:lang w:eastAsia="en-GB"/>
        </w:rPr>
        <w:t>MetaboAnalyst</w:t>
      </w:r>
      <w:proofErr w:type="spellEnd"/>
      <w:r>
        <w:rPr>
          <w:rFonts w:ascii="Times New Roman" w:eastAsia="Times New Roman" w:hAnsi="Times New Roman" w:cs="Times New Roman"/>
          <w:color w:val="000000"/>
          <w:sz w:val="24"/>
          <w:szCs w:val="24"/>
          <w:lang w:eastAsia="en-GB"/>
        </w:rPr>
        <w:t>. </w:t>
      </w:r>
    </w:p>
    <w:p w14:paraId="01A2F556" w14:textId="63FCE0CE"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Out of all the 323 metabolites and 302 proteins</w:t>
      </w:r>
      <w:del w:id="67" w:author="Susan Steinbusch-Coort" w:date="2020-06-30T16:01:00Z">
        <w:r w:rsidDel="004057EB">
          <w:rPr>
            <w:rFonts w:ascii="Times New Roman" w:eastAsia="Times New Roman" w:hAnsi="Times New Roman" w:cs="Times New Roman"/>
            <w:color w:val="000000"/>
            <w:sz w:val="24"/>
            <w:szCs w:val="24"/>
            <w:lang w:eastAsia="en-GB"/>
          </w:rPr>
          <w:delText xml:space="preserve"> run</w:delText>
        </w:r>
      </w:del>
      <w:r>
        <w:rPr>
          <w:rFonts w:ascii="Times New Roman" w:eastAsia="Times New Roman" w:hAnsi="Times New Roman" w:cs="Times New Roman"/>
          <w:color w:val="000000"/>
          <w:sz w:val="24"/>
          <w:szCs w:val="24"/>
          <w:lang w:eastAsia="en-GB"/>
        </w:rPr>
        <w:t xml:space="preserve"> </w:t>
      </w:r>
      <w:r w:rsidR="00646066">
        <w:rPr>
          <w:rFonts w:ascii="Times New Roman" w:eastAsia="Times New Roman" w:hAnsi="Times New Roman" w:cs="Times New Roman"/>
          <w:color w:val="000000"/>
          <w:sz w:val="24"/>
          <w:szCs w:val="24"/>
          <w:lang w:eastAsia="en-GB"/>
        </w:rPr>
        <w:t>analysed in</w:t>
      </w:r>
      <w:r>
        <w:rPr>
          <w:rFonts w:ascii="Times New Roman" w:eastAsia="Times New Roman" w:hAnsi="Times New Roman" w:cs="Times New Roman"/>
          <w:color w:val="000000"/>
          <w:sz w:val="24"/>
          <w:szCs w:val="24"/>
          <w:lang w:eastAsia="en-GB"/>
        </w:rPr>
        <w:t xml:space="preserve"> PathVisio, only 15 metabolites and 25 proteins met the expression criterion (p &lt; 0.05). The overrepresentation analysis of these compounds found 18 pathways to contain significantly more changed compounds than expected (Z-score &gt; 1.96). All these pathways possessed 1-2 compounds that had significantly different levels in the IR subjects compared to in the IS subjects (p &lt; 0.05). The majority of the significantly altered pathways involved metabolites that met the expression criteria</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 xml:space="preserve"> but none contained both proteins and metabolites </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Table 2).</w:t>
      </w:r>
    </w:p>
    <w:p w14:paraId="63AAA25B" w14:textId="3852EC1F"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Table 2: </w:t>
      </w:r>
      <w:del w:id="68" w:author="Susan Steinbusch-Coort" w:date="2020-06-30T16:02:00Z">
        <w:r w:rsidDel="004057EB">
          <w:rPr>
            <w:rFonts w:ascii="Times New Roman" w:eastAsia="Times New Roman" w:hAnsi="Times New Roman" w:cs="Times New Roman"/>
            <w:i/>
            <w:iCs/>
            <w:color w:val="000000"/>
            <w:sz w:val="24"/>
            <w:szCs w:val="24"/>
            <w:lang w:eastAsia="en-GB"/>
          </w:rPr>
          <w:delText>Significantly a</w:delText>
        </w:r>
      </w:del>
      <w:ins w:id="69" w:author="Susan Steinbusch-Coort" w:date="2020-06-30T16:02:00Z">
        <w:r w:rsidR="004057EB">
          <w:rPr>
            <w:rFonts w:ascii="Times New Roman" w:eastAsia="Times New Roman" w:hAnsi="Times New Roman" w:cs="Times New Roman"/>
            <w:i/>
            <w:iCs/>
            <w:color w:val="000000"/>
            <w:sz w:val="24"/>
            <w:szCs w:val="24"/>
            <w:lang w:eastAsia="en-GB"/>
          </w:rPr>
          <w:t>Affected</w:t>
        </w:r>
      </w:ins>
      <w:del w:id="70" w:author="Susan Steinbusch-Coort" w:date="2020-06-30T16:02:00Z">
        <w:r w:rsidDel="004057EB">
          <w:rPr>
            <w:rFonts w:ascii="Times New Roman" w:eastAsia="Times New Roman" w:hAnsi="Times New Roman" w:cs="Times New Roman"/>
            <w:i/>
            <w:iCs/>
            <w:color w:val="000000"/>
            <w:sz w:val="24"/>
            <w:szCs w:val="24"/>
            <w:lang w:eastAsia="en-GB"/>
          </w:rPr>
          <w:delText>ltered</w:delText>
        </w:r>
      </w:del>
      <w:r>
        <w:rPr>
          <w:rFonts w:ascii="Times New Roman" w:eastAsia="Times New Roman" w:hAnsi="Times New Roman" w:cs="Times New Roman"/>
          <w:i/>
          <w:iCs/>
          <w:color w:val="000000"/>
          <w:sz w:val="24"/>
          <w:szCs w:val="24"/>
          <w:lang w:eastAsia="en-GB"/>
        </w:rPr>
        <w:t xml:space="preserve"> pathways (1.96 &lt; Z-score &lt; -1.96) and the associated significantly altered compounds (p &lt; 0.05</w:t>
      </w:r>
      <w:r w:rsidR="00080AF7">
        <w:rPr>
          <w:rFonts w:ascii="Times New Roman" w:eastAsia="Times New Roman" w:hAnsi="Times New Roman" w:cs="Times New Roman"/>
          <w:i/>
          <w:iCs/>
          <w:color w:val="000000"/>
          <w:sz w:val="24"/>
          <w:szCs w:val="24"/>
          <w:lang w:eastAsia="en-GB"/>
        </w:rPr>
        <w:t>)</w:t>
      </w:r>
      <w:r w:rsidR="000B1DE3">
        <w:rPr>
          <w:rFonts w:ascii="Times New Roman" w:eastAsia="Times New Roman" w:hAnsi="Times New Roman" w:cs="Times New Roman"/>
          <w:i/>
          <w:iCs/>
          <w:color w:val="000000"/>
          <w:sz w:val="24"/>
          <w:szCs w:val="24"/>
          <w:lang w:eastAsia="en-GB"/>
        </w:rPr>
        <w:t xml:space="preserve"> from the </w:t>
      </w:r>
      <w:commentRangeStart w:id="71"/>
      <w:r w:rsidR="000B1DE3">
        <w:rPr>
          <w:rFonts w:ascii="Times New Roman" w:eastAsia="Times New Roman" w:hAnsi="Times New Roman" w:cs="Times New Roman"/>
          <w:i/>
          <w:iCs/>
          <w:color w:val="000000"/>
          <w:sz w:val="24"/>
          <w:szCs w:val="24"/>
          <w:lang w:eastAsia="en-GB"/>
        </w:rPr>
        <w:t xml:space="preserve">combined pathway analysis </w:t>
      </w:r>
      <w:commentRangeEnd w:id="71"/>
      <w:r w:rsidR="00BA1340">
        <w:rPr>
          <w:rStyle w:val="CommentReference"/>
        </w:rPr>
        <w:commentReference w:id="71"/>
      </w:r>
      <w:r w:rsidR="000B1DE3">
        <w:rPr>
          <w:rFonts w:ascii="Times New Roman" w:eastAsia="Times New Roman" w:hAnsi="Times New Roman" w:cs="Times New Roman"/>
          <w:i/>
          <w:iCs/>
          <w:color w:val="000000"/>
          <w:sz w:val="24"/>
          <w:szCs w:val="24"/>
          <w:lang w:eastAsia="en-GB"/>
        </w:rPr>
        <w:t>using PathVisio</w:t>
      </w:r>
      <w:r w:rsidR="00080AF7">
        <w:rPr>
          <w:rFonts w:ascii="Times New Roman" w:eastAsia="Times New Roman" w:hAnsi="Times New Roman" w:cs="Times New Roman"/>
          <w:i/>
          <w:iCs/>
          <w:color w:val="000000"/>
          <w:sz w:val="24"/>
          <w:szCs w:val="24"/>
          <w:lang w:eastAsia="en-GB"/>
        </w:rPr>
        <w:t>.</w:t>
      </w:r>
    </w:p>
    <w:tbl>
      <w:tblPr>
        <w:tblW w:w="9853" w:type="dxa"/>
        <w:tblInd w:w="-4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5804"/>
        <w:gridCol w:w="1189"/>
        <w:gridCol w:w="2860"/>
      </w:tblGrid>
      <w:tr w:rsidR="008716E4" w14:paraId="49F1F3A9" w14:textId="77777777" w:rsidTr="008716E4">
        <w:trPr>
          <w:trHeight w:val="54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36D28"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F4C47"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Z-score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E3B34"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commentRangeStart w:id="72"/>
            <w:r>
              <w:rPr>
                <w:rFonts w:ascii="Times New Roman" w:eastAsia="Times New Roman" w:hAnsi="Times New Roman" w:cs="Times New Roman"/>
                <w:color w:val="000000"/>
                <w:sz w:val="24"/>
                <w:szCs w:val="24"/>
                <w:u w:val="single"/>
                <w:lang w:eastAsia="en-GB"/>
              </w:rPr>
              <w:t>Proteins and Metabolites</w:t>
            </w:r>
            <w:commentRangeEnd w:id="72"/>
            <w:r w:rsidR="00BA1340">
              <w:rPr>
                <w:rStyle w:val="CommentReference"/>
              </w:rPr>
              <w:commentReference w:id="72"/>
            </w:r>
          </w:p>
        </w:tc>
      </w:tr>
      <w:tr w:rsidR="008716E4" w14:paraId="2CDE9570"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75F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Gastric acid production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3107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C9F7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78F3D380"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7B13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Heroin metabolism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7834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3CFB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Pseudo-</w:t>
            </w:r>
            <w:proofErr w:type="spellStart"/>
            <w:r w:rsidRPr="007C21A5">
              <w:rPr>
                <w:rFonts w:ascii="Times New Roman" w:eastAsia="Times New Roman" w:hAnsi="Times New Roman" w:cs="Times New Roman"/>
                <w:color w:val="000000"/>
                <w:sz w:val="24"/>
                <w:szCs w:val="24"/>
                <w:lang w:eastAsia="en-GB"/>
              </w:rPr>
              <w:t>ChE</w:t>
            </w:r>
            <w:proofErr w:type="spellEnd"/>
          </w:p>
        </w:tc>
      </w:tr>
      <w:tr w:rsidR="008716E4" w14:paraId="61DBFEF2"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5CEA9" w14:textId="46F8CBB8"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IL-1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5F84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3395B" w14:textId="061A29AF"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p>
        </w:tc>
      </w:tr>
      <w:tr w:rsidR="008716E4" w14:paraId="41B0828E"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6E2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Irinotecan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F42D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6C52DB3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BCHE </w:t>
            </w:r>
          </w:p>
        </w:tc>
      </w:tr>
      <w:tr w:rsidR="008716E4" w14:paraId="43201FC1"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D56A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Monoamine GPCRs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13E8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2A09557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73541544" w14:textId="77777777" w:rsidTr="008716E4">
        <w:trPr>
          <w:trHeight w:val="787"/>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F612" w14:textId="34BDD725"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Oligodendrocyte Specification and differentiation</w:t>
            </w:r>
            <w:r w:rsidR="008C5C18">
              <w:rPr>
                <w:rFonts w:ascii="Times New Roman" w:eastAsia="Times New Roman" w:hAnsi="Times New Roman" w:cs="Times New Roman"/>
                <w:color w:val="000000"/>
                <w:sz w:val="24"/>
                <w:szCs w:val="24"/>
                <w:lang w:eastAsia="en-GB"/>
              </w:rPr>
              <w:t xml:space="preserve"> </w:t>
            </w:r>
            <w:r w:rsidRPr="007C21A5">
              <w:rPr>
                <w:rFonts w:ascii="Times New Roman" w:eastAsia="Times New Roman" w:hAnsi="Times New Roman" w:cs="Times New Roman"/>
                <w:color w:val="000000"/>
                <w:sz w:val="24"/>
                <w:szCs w:val="24"/>
                <w:lang w:eastAsia="en-GB"/>
              </w:rPr>
              <w:t>(including remyelination), leading to Myelin Components for CNS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EAE7"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5D5A7C01"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Sphingomyelin </w:t>
            </w:r>
            <w:r w:rsidRPr="008C5C18">
              <w:rPr>
                <w:rFonts w:ascii="Times New Roman" w:eastAsia="Times New Roman" w:hAnsi="Times New Roman" w:cs="Times New Roman"/>
                <w:b/>
                <w:bCs/>
                <w:color w:val="000000"/>
                <w:sz w:val="24"/>
                <w:szCs w:val="24"/>
                <w:lang w:eastAsia="en-GB"/>
              </w:rPr>
              <w:t>(</w:t>
            </w:r>
            <w:r w:rsidRPr="008C5C18">
              <w:rPr>
                <w:rStyle w:val="Strong"/>
                <w:b w:val="0"/>
                <w:bCs w:val="0"/>
                <w:color w:val="333333"/>
                <w:sz w:val="24"/>
                <w:szCs w:val="24"/>
                <w:shd w:val="clear" w:color="auto" w:fill="FFFFFF"/>
              </w:rPr>
              <w:t>d18:0/18:1(11Z)))</w:t>
            </w:r>
          </w:p>
        </w:tc>
      </w:tr>
      <w:tr w:rsidR="008716E4" w14:paraId="29AA4690" w14:textId="77777777" w:rsidTr="008716E4">
        <w:trPr>
          <w:trHeight w:val="644"/>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0C8E9"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Phosphodiesterases in neuronal function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8928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4E4AE118"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p>
        </w:tc>
      </w:tr>
      <w:tr w:rsidR="008716E4" w14:paraId="31A9F1BA"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1CAE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Secretion of Hydrochloric Acid in Parietal Cells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2739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90FA4"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51EA89B2"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3CD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Signal transduction through IL1R</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90C5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C684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p>
        </w:tc>
      </w:tr>
      <w:tr w:rsidR="008716E4" w14:paraId="0B60E4DE"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5A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Sphingolipid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CC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F24BA"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w:t>
            </w:r>
            <w:proofErr w:type="spellStart"/>
            <w:r w:rsidRPr="007C21A5">
              <w:rPr>
                <w:rFonts w:ascii="Times New Roman" w:eastAsia="Times New Roman" w:hAnsi="Times New Roman" w:cs="Times New Roman"/>
                <w:color w:val="000000"/>
                <w:sz w:val="24"/>
                <w:szCs w:val="24"/>
                <w:shd w:val="clear" w:color="auto" w:fill="FFFFFF"/>
                <w:lang w:eastAsia="en-GB"/>
              </w:rPr>
              <w:t>Sphinganine</w:t>
            </w:r>
            <w:proofErr w:type="spellEnd"/>
          </w:p>
        </w:tc>
      </w:tr>
      <w:tr w:rsidR="008716E4" w14:paraId="314892EB"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8BE5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Structural Pathway of Interleukin 1 (IL-1)</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AD11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4561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 </w:t>
            </w:r>
          </w:p>
        </w:tc>
      </w:tr>
      <w:tr w:rsidR="008716E4" w14:paraId="2D52822E"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908E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Thermogenesis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857D8"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EDAF3"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2-Arachidonoylglycerol</w:t>
            </w:r>
          </w:p>
        </w:tc>
      </w:tr>
      <w:tr w:rsidR="008716E4" w14:paraId="1C14419A"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8F9C0" w14:textId="3E977639"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lastRenderedPageBreak/>
              <w:t xml:space="preserve">Vitamin D-sensitive calcium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in depression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208D3"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96AD4"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076AE2BF"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56A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Ebola Virus Pathway on Host</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BCA0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2E07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p>
        </w:tc>
      </w:tr>
      <w:tr w:rsidR="008716E4" w14:paraId="5E54534F" w14:textId="77777777" w:rsidTr="008716E4">
        <w:trPr>
          <w:trHeight w:val="731"/>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969DE"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Phosphatidylcholine catabolism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F3121"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A3C3" w14:textId="77777777" w:rsidR="008716E4" w:rsidRPr="008C5C18" w:rsidRDefault="008716E4">
            <w:pPr>
              <w:spacing w:after="0" w:line="240" w:lineRule="auto"/>
              <w:rPr>
                <w:rFonts w:ascii="Times New Roman" w:eastAsia="Times New Roman" w:hAnsi="Times New Roman" w:cs="Times New Roman"/>
                <w:sz w:val="24"/>
                <w:szCs w:val="24"/>
                <w:lang w:eastAsia="en-GB"/>
              </w:rPr>
            </w:pPr>
            <w:r w:rsidRPr="008C5C18">
              <w:rPr>
                <w:rFonts w:ascii="Times New Roman" w:eastAsia="Times New Roman" w:hAnsi="Times New Roman" w:cs="Times New Roman"/>
                <w:color w:val="000000"/>
                <w:sz w:val="24"/>
                <w:szCs w:val="24"/>
                <w:lang w:eastAsia="en-GB"/>
              </w:rPr>
              <w:t xml:space="preserve">↑ </w:t>
            </w:r>
            <w:proofErr w:type="spellStart"/>
            <w:r w:rsidRPr="008C5C18">
              <w:rPr>
                <w:rFonts w:ascii="Times New Roman" w:eastAsia="Times New Roman" w:hAnsi="Times New Roman" w:cs="Times New Roman"/>
                <w:color w:val="000000"/>
                <w:sz w:val="24"/>
                <w:szCs w:val="24"/>
                <w:lang w:eastAsia="en-GB"/>
              </w:rPr>
              <w:t>LysoPC</w:t>
            </w:r>
            <w:proofErr w:type="spellEnd"/>
            <w:r w:rsidRPr="008C5C18">
              <w:rPr>
                <w:rFonts w:ascii="Times New Roman" w:eastAsia="Times New Roman" w:hAnsi="Times New Roman" w:cs="Times New Roman"/>
                <w:color w:val="000000"/>
                <w:sz w:val="24"/>
                <w:szCs w:val="24"/>
                <w:lang w:eastAsia="en-GB"/>
              </w:rPr>
              <w:t>(20:0/0:0)</w:t>
            </w:r>
          </w:p>
          <w:p w14:paraId="1A237BE2" w14:textId="77777777" w:rsidR="008716E4" w:rsidRPr="008C5C18" w:rsidRDefault="008716E4">
            <w:pPr>
              <w:spacing w:after="0" w:line="240" w:lineRule="auto"/>
              <w:rPr>
                <w:rFonts w:ascii="Times New Roman" w:eastAsia="Times New Roman" w:hAnsi="Times New Roman" w:cs="Times New Roman"/>
                <w:sz w:val="24"/>
                <w:szCs w:val="24"/>
                <w:lang w:eastAsia="en-GB"/>
              </w:rPr>
            </w:pPr>
            <w:r w:rsidRPr="008C5C18">
              <w:rPr>
                <w:rFonts w:ascii="Times New Roman" w:eastAsia="Times New Roman" w:hAnsi="Times New Roman" w:cs="Times New Roman"/>
                <w:color w:val="000000"/>
                <w:sz w:val="24"/>
                <w:szCs w:val="24"/>
                <w:lang w:eastAsia="en-GB"/>
              </w:rPr>
              <w:t xml:space="preserve">↓ Sphingomyelin </w:t>
            </w:r>
            <w:r w:rsidRPr="008C5C18">
              <w:rPr>
                <w:rFonts w:ascii="Times New Roman" w:eastAsia="Times New Roman" w:hAnsi="Times New Roman" w:cs="Times New Roman"/>
                <w:b/>
                <w:bCs/>
                <w:color w:val="000000"/>
                <w:sz w:val="24"/>
                <w:szCs w:val="24"/>
                <w:lang w:eastAsia="en-GB"/>
              </w:rPr>
              <w:t>(</w:t>
            </w:r>
            <w:r w:rsidRPr="008C5C18">
              <w:rPr>
                <w:rStyle w:val="Strong"/>
                <w:b w:val="0"/>
                <w:bCs w:val="0"/>
                <w:color w:val="333333"/>
                <w:sz w:val="24"/>
                <w:szCs w:val="24"/>
                <w:shd w:val="clear" w:color="auto" w:fill="FFFFFF"/>
              </w:rPr>
              <w:t>d18:0/18:1(11Z)))</w:t>
            </w:r>
          </w:p>
        </w:tc>
      </w:tr>
      <w:tr w:rsidR="008716E4" w14:paraId="3D3DC4A2" w14:textId="77777777" w:rsidTr="008716E4">
        <w:trPr>
          <w:trHeight w:val="588"/>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DF1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PPAR Alpha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7EDB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8712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APOA1</w:t>
            </w:r>
          </w:p>
          <w:p w14:paraId="3EAAE5C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PLTP</w:t>
            </w:r>
          </w:p>
        </w:tc>
      </w:tr>
      <w:tr w:rsidR="008716E4" w14:paraId="72832F13" w14:textId="77777777" w:rsidTr="008716E4">
        <w:trPr>
          <w:trHeight w:val="486"/>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D3D5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Senescence and Autophagy in Cancer</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6045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0AAF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VTN</w:t>
            </w:r>
          </w:p>
          <w:p w14:paraId="719B6BC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p>
        </w:tc>
      </w:tr>
      <w:tr w:rsidR="008716E4" w14:paraId="31B22942" w14:textId="77777777" w:rsidTr="008716E4">
        <w:trPr>
          <w:trHeight w:val="521"/>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E51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Glutathione metabolism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65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1.97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3DB39"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p>
          <w:p w14:paraId="519DE6F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5-Oxoproline</w:t>
            </w:r>
          </w:p>
        </w:tc>
      </w:tr>
    </w:tbl>
    <w:p w14:paraId="39866046" w14:textId="329BB1C6" w:rsidR="00080AF7" w:rsidRDefault="00080AF7" w:rsidP="000B1DE3">
      <w:pPr>
        <w:spacing w:before="240" w:after="0"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The common name for each metabolite is given </w:t>
      </w:r>
      <w:r w:rsidR="006A0A13">
        <w:rPr>
          <w:rFonts w:ascii="Times New Roman" w:eastAsia="Times New Roman" w:hAnsi="Times New Roman" w:cs="Times New Roman"/>
          <w:i/>
          <w:iCs/>
          <w:color w:val="000000"/>
          <w:sz w:val="24"/>
          <w:szCs w:val="24"/>
          <w:lang w:eastAsia="en-GB"/>
        </w:rPr>
        <w:t xml:space="preserve">and </w:t>
      </w:r>
      <w:r>
        <w:rPr>
          <w:rFonts w:ascii="Times New Roman" w:eastAsia="Times New Roman" w:hAnsi="Times New Roman" w:cs="Times New Roman"/>
          <w:i/>
          <w:iCs/>
          <w:color w:val="000000"/>
          <w:sz w:val="24"/>
          <w:szCs w:val="24"/>
          <w:lang w:eastAsia="en-GB"/>
        </w:rPr>
        <w:t>proteins are annotated using HGNC symbols. Arrows indicate the compound being more abundant in insulin resistance (↑) or less abundant in insulin resistance (↓), in comparison to the insulin sensitive condition. </w:t>
      </w:r>
    </w:p>
    <w:p w14:paraId="4B9F4E29" w14:textId="3861E8E3" w:rsidR="00080AF7" w:rsidRDefault="00080AF7" w:rsidP="008716E4">
      <w:pPr>
        <w:spacing w:after="0" w:line="240" w:lineRule="auto"/>
        <w:jc w:val="both"/>
        <w:rPr>
          <w:rFonts w:ascii="Times New Roman" w:eastAsia="Times New Roman" w:hAnsi="Times New Roman" w:cs="Times New Roman"/>
          <w:sz w:val="24"/>
          <w:szCs w:val="24"/>
          <w:lang w:eastAsia="en-GB"/>
        </w:rPr>
      </w:pPr>
    </w:p>
    <w:p w14:paraId="76D7BB44" w14:textId="3509038A" w:rsidR="008716E4" w:rsidRDefault="008716E4" w:rsidP="008716E4">
      <w:pPr>
        <w:spacing w:after="0" w:line="36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MetaboAnalyst</w:t>
      </w:r>
      <w:proofErr w:type="spellEnd"/>
      <w:r>
        <w:rPr>
          <w:rFonts w:ascii="Times New Roman" w:eastAsia="Times New Roman" w:hAnsi="Times New Roman" w:cs="Times New Roman"/>
          <w:color w:val="000000"/>
          <w:sz w:val="24"/>
          <w:szCs w:val="24"/>
          <w:lang w:eastAsia="en-GB"/>
        </w:rPr>
        <w:t xml:space="preserve"> was unable to recognise one metabolite out of the 40 significantly altered metabolites (HMDB61112), hence, </w:t>
      </w:r>
      <w:del w:id="73" w:author="Susan Steinbusch-Coort" w:date="2020-06-30T16:03:00Z">
        <w:r w:rsidDel="00BA1340">
          <w:rPr>
            <w:rFonts w:ascii="Times New Roman" w:eastAsia="Times New Roman" w:hAnsi="Times New Roman" w:cs="Times New Roman"/>
            <w:color w:val="000000"/>
            <w:sz w:val="24"/>
            <w:szCs w:val="24"/>
            <w:lang w:eastAsia="en-GB"/>
          </w:rPr>
          <w:delText xml:space="preserve">meaning </w:delText>
        </w:r>
      </w:del>
      <w:r>
        <w:rPr>
          <w:rFonts w:ascii="Times New Roman" w:eastAsia="Times New Roman" w:hAnsi="Times New Roman" w:cs="Times New Roman"/>
          <w:color w:val="000000"/>
          <w:sz w:val="24"/>
          <w:szCs w:val="24"/>
          <w:lang w:eastAsia="en-GB"/>
        </w:rPr>
        <w:t>39 metabolites and 23 proteins were used in the corresponding joint pathway analysis. 6 pathways were found to be significantly changed (p &lt; 0.05) in the IR subjects compared to the IS subjects. Like PathVisio, all these pathways concerned 1-2 significantly altered compounds, however, all were metabolites. Furthermore, the glutathione metabolism pathway as well as pathways associated with sphingolipids were present in the results of both programmes (Table 2-3).</w:t>
      </w:r>
    </w:p>
    <w:p w14:paraId="4D382201" w14:textId="77777777" w:rsidR="008716E4" w:rsidRDefault="008716E4" w:rsidP="008716E4">
      <w:pPr>
        <w:spacing w:after="0" w:line="240" w:lineRule="auto"/>
        <w:jc w:val="both"/>
        <w:rPr>
          <w:rFonts w:ascii="Times New Roman" w:eastAsia="Times New Roman" w:hAnsi="Times New Roman" w:cs="Times New Roman"/>
          <w:sz w:val="24"/>
          <w:szCs w:val="24"/>
          <w:lang w:eastAsia="en-GB"/>
        </w:rPr>
      </w:pPr>
    </w:p>
    <w:p w14:paraId="7D7D5567" w14:textId="3C4E7955"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Table 3: List of significantly altered pathways</w:t>
      </w:r>
      <w:ins w:id="74" w:author="Susan Steinbusch-Coort" w:date="2020-06-30T16:08:00Z">
        <w:r w:rsidR="00B44FD8">
          <w:rPr>
            <w:rFonts w:ascii="Times New Roman" w:eastAsia="Times New Roman" w:hAnsi="Times New Roman" w:cs="Times New Roman"/>
            <w:i/>
            <w:iCs/>
            <w:color w:val="000000"/>
            <w:sz w:val="24"/>
            <w:szCs w:val="24"/>
            <w:lang w:eastAsia="en-GB"/>
          </w:rPr>
          <w:t xml:space="preserve"> </w:t>
        </w:r>
      </w:ins>
      <w:del w:id="75" w:author="Susan Steinbusch-Coort" w:date="2020-06-30T16:07:00Z">
        <w:r w:rsidDel="00B44FD8">
          <w:rPr>
            <w:rFonts w:ascii="Times New Roman" w:eastAsia="Times New Roman" w:hAnsi="Times New Roman" w:cs="Times New Roman"/>
            <w:i/>
            <w:iCs/>
            <w:color w:val="000000"/>
            <w:sz w:val="24"/>
            <w:szCs w:val="24"/>
            <w:lang w:eastAsia="en-GB"/>
          </w:rPr>
          <w:delText xml:space="preserve"> </w:delText>
        </w:r>
      </w:del>
      <w:r>
        <w:rPr>
          <w:rFonts w:ascii="Times New Roman" w:eastAsia="Times New Roman" w:hAnsi="Times New Roman" w:cs="Times New Roman"/>
          <w:i/>
          <w:iCs/>
          <w:color w:val="000000"/>
          <w:sz w:val="24"/>
          <w:szCs w:val="24"/>
          <w:lang w:eastAsia="en-GB"/>
        </w:rPr>
        <w:t>(</w:t>
      </w:r>
      <w:del w:id="76" w:author="Susan Steinbusch-Coort" w:date="2020-06-30T16:07:00Z">
        <w:r w:rsidDel="00B44FD8">
          <w:rPr>
            <w:rFonts w:ascii="Times New Roman" w:eastAsia="Times New Roman" w:hAnsi="Times New Roman" w:cs="Times New Roman"/>
            <w:i/>
            <w:iCs/>
            <w:color w:val="000000"/>
            <w:sz w:val="24"/>
            <w:szCs w:val="24"/>
            <w:lang w:eastAsia="en-GB"/>
          </w:rPr>
          <w:delText xml:space="preserve"> </w:delText>
        </w:r>
      </w:del>
      <w:r>
        <w:rPr>
          <w:rFonts w:ascii="Times New Roman" w:eastAsia="Times New Roman" w:hAnsi="Times New Roman" w:cs="Times New Roman"/>
          <w:i/>
          <w:iCs/>
          <w:color w:val="000000"/>
          <w:sz w:val="24"/>
          <w:szCs w:val="24"/>
          <w:lang w:eastAsia="en-GB"/>
        </w:rPr>
        <w:t xml:space="preserve">p &lt; 0.05) </w:t>
      </w:r>
      <w:r w:rsidR="003025F6">
        <w:rPr>
          <w:rFonts w:ascii="Times New Roman" w:eastAsia="Times New Roman" w:hAnsi="Times New Roman" w:cs="Times New Roman"/>
          <w:i/>
          <w:iCs/>
          <w:color w:val="000000"/>
          <w:sz w:val="24"/>
          <w:szCs w:val="24"/>
          <w:lang w:eastAsia="en-GB"/>
        </w:rPr>
        <w:t xml:space="preserve">and the associated significantly altered compounds (p &lt; 0.05) </w:t>
      </w:r>
      <w:r>
        <w:rPr>
          <w:rFonts w:ascii="Times New Roman" w:eastAsia="Times New Roman" w:hAnsi="Times New Roman" w:cs="Times New Roman"/>
          <w:i/>
          <w:iCs/>
          <w:color w:val="000000"/>
          <w:sz w:val="24"/>
          <w:szCs w:val="24"/>
          <w:lang w:eastAsia="en-GB"/>
        </w:rPr>
        <w:t xml:space="preserve">from the combined pathway analysis using </w:t>
      </w:r>
      <w:proofErr w:type="spellStart"/>
      <w:r>
        <w:rPr>
          <w:rFonts w:ascii="Times New Roman" w:eastAsia="Times New Roman" w:hAnsi="Times New Roman" w:cs="Times New Roman"/>
          <w:i/>
          <w:iCs/>
          <w:color w:val="000000"/>
          <w:sz w:val="24"/>
          <w:szCs w:val="24"/>
          <w:lang w:eastAsia="en-GB"/>
        </w:rPr>
        <w:t>MetaboAnalyst</w:t>
      </w:r>
      <w:proofErr w:type="spellEnd"/>
      <w:r w:rsidR="00BD5CE7">
        <w:rPr>
          <w:rFonts w:ascii="Times New Roman" w:eastAsia="Times New Roman" w:hAnsi="Times New Roman" w:cs="Times New Roman"/>
          <w:i/>
          <w:iCs/>
          <w:color w:val="000000"/>
          <w:sz w:val="24"/>
          <w:szCs w:val="24"/>
          <w:lang w:eastAsia="en-GB"/>
        </w:rPr>
        <w:t>.</w:t>
      </w:r>
      <w:r>
        <w:rPr>
          <w:rFonts w:ascii="Times New Roman" w:eastAsia="Times New Roman" w:hAnsi="Times New Roman" w:cs="Times New Roman"/>
          <w:i/>
          <w:iCs/>
          <w:color w:val="000000"/>
          <w:sz w:val="24"/>
          <w:szCs w:val="24"/>
          <w:lang w:eastAsia="en-GB"/>
        </w:rPr>
        <w:t xml:space="preserve"> </w:t>
      </w:r>
    </w:p>
    <w:tbl>
      <w:tblPr>
        <w:tblW w:w="9662" w:type="dxa"/>
        <w:tblInd w:w="-327" w:type="dxa"/>
        <w:tblLook w:val="04A0" w:firstRow="1" w:lastRow="0" w:firstColumn="1" w:lastColumn="0" w:noHBand="0" w:noVBand="1"/>
      </w:tblPr>
      <w:tblGrid>
        <w:gridCol w:w="3792"/>
        <w:gridCol w:w="1216"/>
        <w:gridCol w:w="4616"/>
        <w:gridCol w:w="38"/>
      </w:tblGrid>
      <w:tr w:rsidR="008716E4" w14:paraId="77CCDB50" w14:textId="77777777" w:rsidTr="008716E4">
        <w:trPr>
          <w:gridAfter w:val="1"/>
          <w:trHeight w:val="159"/>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256D7"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A4ADA"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p-value</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65162"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7070315D" w14:textId="77777777" w:rsidTr="008716E4">
        <w:trPr>
          <w:gridAfter w:val="1"/>
          <w:trHeight w:val="450"/>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68D8B"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Porphyrin and chlorophyll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0BC2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0.019</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FEA6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1)</w:t>
            </w:r>
          </w:p>
          <w:p w14:paraId="25006C6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2)</w:t>
            </w:r>
          </w:p>
          <w:p w14:paraId="1C4A7B7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r>
      <w:tr w:rsidR="008716E4" w14:paraId="4CD8E83D" w14:textId="77777777" w:rsidTr="008716E4">
        <w:trPr>
          <w:trHeight w:val="12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B22BD8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D26D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575D7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15AA99BF" w14:textId="77777777" w:rsidR="008716E4" w:rsidRDefault="008716E4">
            <w:pPr>
              <w:rPr>
                <w:rFonts w:ascii="Times New Roman" w:eastAsia="Times New Roman" w:hAnsi="Times New Roman" w:cs="Times New Roman"/>
                <w:sz w:val="24"/>
                <w:szCs w:val="24"/>
                <w:lang w:eastAsia="en-GB"/>
              </w:rPr>
            </w:pPr>
          </w:p>
        </w:tc>
      </w:tr>
      <w:tr w:rsidR="008716E4" w14:paraId="629DFD99"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23A5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Glutathione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3D3D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0.021</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2FBE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p w14:paraId="65F7B9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5-Oxoproline</w:t>
            </w:r>
          </w:p>
        </w:tc>
        <w:tc>
          <w:tcPr>
            <w:tcW w:w="0" w:type="auto"/>
            <w:tcMar>
              <w:top w:w="15" w:type="dxa"/>
              <w:left w:w="15" w:type="dxa"/>
              <w:bottom w:w="15" w:type="dxa"/>
              <w:right w:w="15" w:type="dxa"/>
            </w:tcMar>
            <w:vAlign w:val="center"/>
            <w:hideMark/>
          </w:tcPr>
          <w:p w14:paraId="6BA63722" w14:textId="77777777" w:rsidR="008716E4" w:rsidRDefault="008716E4">
            <w:pPr>
              <w:rPr>
                <w:rFonts w:ascii="Times New Roman" w:eastAsia="Times New Roman" w:hAnsi="Times New Roman" w:cs="Times New Roman"/>
                <w:sz w:val="24"/>
                <w:szCs w:val="24"/>
                <w:lang w:eastAsia="en-GB"/>
              </w:rPr>
            </w:pPr>
          </w:p>
        </w:tc>
      </w:tr>
      <w:tr w:rsidR="008716E4" w14:paraId="48CB729E" w14:textId="77777777" w:rsidTr="008716E4">
        <w:trPr>
          <w:trHeight w:val="1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216C64C"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24B25"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995B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368288EB" w14:textId="77777777" w:rsidR="008716E4" w:rsidRDefault="008716E4">
            <w:pPr>
              <w:spacing w:after="0"/>
              <w:rPr>
                <w:sz w:val="20"/>
                <w:szCs w:val="20"/>
                <w:lang w:eastAsia="en-GB"/>
              </w:rPr>
            </w:pPr>
          </w:p>
        </w:tc>
      </w:tr>
      <w:tr w:rsidR="008716E4" w14:paraId="4C19B114"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8E9AC"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Sphingolipid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92FE5"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0.022</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F37D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proofErr w:type="spellStart"/>
            <w:r>
              <w:rPr>
                <w:rFonts w:ascii="Times New Roman" w:eastAsia="Times New Roman" w:hAnsi="Times New Roman" w:cs="Times New Roman"/>
                <w:color w:val="000000"/>
                <w:sz w:val="24"/>
                <w:szCs w:val="24"/>
                <w:lang w:eastAsia="en-GB"/>
              </w:rPr>
              <w:t>Sphinganine</w:t>
            </w:r>
            <w:proofErr w:type="spellEnd"/>
          </w:p>
          <w:p w14:paraId="76ACF54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Sphingomyelin (d18:0/18:1(11Z))</w:t>
            </w:r>
          </w:p>
        </w:tc>
        <w:tc>
          <w:tcPr>
            <w:tcW w:w="0" w:type="auto"/>
            <w:tcMar>
              <w:top w:w="15" w:type="dxa"/>
              <w:left w:w="15" w:type="dxa"/>
              <w:bottom w:w="15" w:type="dxa"/>
              <w:right w:w="15" w:type="dxa"/>
            </w:tcMar>
            <w:vAlign w:val="center"/>
            <w:hideMark/>
          </w:tcPr>
          <w:p w14:paraId="644BD43A" w14:textId="77777777" w:rsidR="008716E4" w:rsidRDefault="008716E4">
            <w:pPr>
              <w:rPr>
                <w:rFonts w:ascii="Times New Roman" w:eastAsia="Times New Roman" w:hAnsi="Times New Roman" w:cs="Times New Roman"/>
                <w:sz w:val="24"/>
                <w:szCs w:val="24"/>
                <w:lang w:eastAsia="en-GB"/>
              </w:rPr>
            </w:pPr>
          </w:p>
        </w:tc>
      </w:tr>
      <w:tr w:rsidR="008716E4" w14:paraId="577D8C0C" w14:textId="77777777" w:rsidTr="008716E4">
        <w:trPr>
          <w:trHeight w:val="26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AB1759"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AB64F6"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04CEA9C"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1D15A30" w14:textId="77777777" w:rsidR="008716E4" w:rsidRDefault="008716E4">
            <w:pPr>
              <w:spacing w:after="0"/>
              <w:rPr>
                <w:sz w:val="20"/>
                <w:szCs w:val="20"/>
                <w:lang w:eastAsia="en-GB"/>
              </w:rPr>
            </w:pPr>
          </w:p>
        </w:tc>
      </w:tr>
      <w:tr w:rsidR="008716E4" w14:paraId="071E8C33"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293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Nitrogen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EE97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F091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552BA9D1" w14:textId="77777777" w:rsidR="008716E4" w:rsidRDefault="008716E4">
            <w:pPr>
              <w:rPr>
                <w:rFonts w:ascii="Times New Roman" w:eastAsia="Times New Roman" w:hAnsi="Times New Roman" w:cs="Times New Roman"/>
                <w:sz w:val="24"/>
                <w:szCs w:val="24"/>
                <w:lang w:eastAsia="en-GB"/>
              </w:rPr>
            </w:pPr>
          </w:p>
        </w:tc>
      </w:tr>
      <w:tr w:rsidR="008716E4" w14:paraId="4FD1F92A"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528C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D-Glutamine and D-glutamate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9AF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131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02B40935" w14:textId="77777777" w:rsidR="008716E4" w:rsidRDefault="008716E4">
            <w:pPr>
              <w:rPr>
                <w:rFonts w:ascii="Times New Roman" w:eastAsia="Times New Roman" w:hAnsi="Times New Roman" w:cs="Times New Roman"/>
                <w:sz w:val="24"/>
                <w:szCs w:val="24"/>
                <w:lang w:eastAsia="en-GB"/>
              </w:rPr>
            </w:pPr>
          </w:p>
        </w:tc>
      </w:tr>
      <w:tr w:rsidR="008716E4" w14:paraId="74F6B1AE"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0A1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lastRenderedPageBreak/>
              <w:t>Glycerophospholipid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26C2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0.046</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CE65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1-Acyl-sn-glycero-3-phosphocholine</w:t>
            </w:r>
          </w:p>
          <w:p w14:paraId="707CA7C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Acetylcholine</w:t>
            </w:r>
          </w:p>
        </w:tc>
        <w:tc>
          <w:tcPr>
            <w:tcW w:w="0" w:type="auto"/>
            <w:tcMar>
              <w:top w:w="15" w:type="dxa"/>
              <w:left w:w="15" w:type="dxa"/>
              <w:bottom w:w="15" w:type="dxa"/>
              <w:right w:w="15" w:type="dxa"/>
            </w:tcMar>
            <w:vAlign w:val="center"/>
            <w:hideMark/>
          </w:tcPr>
          <w:p w14:paraId="793EB019" w14:textId="77777777" w:rsidR="008716E4" w:rsidRDefault="008716E4">
            <w:pPr>
              <w:rPr>
                <w:rFonts w:ascii="Times New Roman" w:eastAsia="Times New Roman" w:hAnsi="Times New Roman" w:cs="Times New Roman"/>
                <w:sz w:val="24"/>
                <w:szCs w:val="24"/>
                <w:lang w:eastAsia="en-GB"/>
              </w:rPr>
            </w:pPr>
          </w:p>
        </w:tc>
      </w:tr>
      <w:tr w:rsidR="008716E4" w14:paraId="11C95C2B" w14:textId="77777777" w:rsidTr="008716E4">
        <w:trPr>
          <w:trHeight w:val="20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0B5121"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8342EA3"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4EE0047"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98D6E33" w14:textId="77777777" w:rsidR="008716E4" w:rsidRDefault="008716E4">
            <w:pPr>
              <w:spacing w:after="0"/>
              <w:rPr>
                <w:sz w:val="20"/>
                <w:szCs w:val="20"/>
                <w:lang w:eastAsia="en-GB"/>
              </w:rPr>
            </w:pPr>
          </w:p>
        </w:tc>
      </w:tr>
    </w:tbl>
    <w:p w14:paraId="6497D8B6" w14:textId="713A4CB4" w:rsidR="00BD5CE7" w:rsidRDefault="00BD5CE7" w:rsidP="00BD5CE7">
      <w:pPr>
        <w:spacing w:before="240"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The common name for each metabolite is given. Arrows indicate compounds more abundant (</w:t>
      </w:r>
      <w:r>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i/>
          <w:iCs/>
          <w:color w:val="000000"/>
          <w:sz w:val="24"/>
          <w:szCs w:val="24"/>
          <w:lang w:eastAsia="en-GB"/>
        </w:rPr>
        <w:t>and less abundant (</w:t>
      </w:r>
      <w:r>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i/>
          <w:iCs/>
          <w:color w:val="000000"/>
          <w:sz w:val="24"/>
          <w:szCs w:val="24"/>
          <w:lang w:eastAsia="en-GB"/>
        </w:rPr>
        <w:t>in the IR condition.</w:t>
      </w:r>
    </w:p>
    <w:p w14:paraId="74E19597" w14:textId="77777777" w:rsidR="008716E4" w:rsidRDefault="008716E4" w:rsidP="008716E4">
      <w:pPr>
        <w:spacing w:after="0" w:line="240" w:lineRule="auto"/>
        <w:rPr>
          <w:rFonts w:ascii="Times New Roman" w:eastAsia="Times New Roman" w:hAnsi="Times New Roman" w:cs="Times New Roman"/>
          <w:sz w:val="24"/>
          <w:szCs w:val="24"/>
          <w:lang w:eastAsia="en-GB"/>
        </w:rPr>
      </w:pPr>
    </w:p>
    <w:p w14:paraId="0D34B5FF" w14:textId="76815A99" w:rsidR="008716E4" w:rsidRDefault="008716E4" w:rsidP="008716E4">
      <w:pPr>
        <w:spacing w:line="360" w:lineRule="auto"/>
        <w:jc w:val="both"/>
        <w:rPr>
          <w:rFonts w:ascii="Times New Roman" w:eastAsia="Times New Roman" w:hAnsi="Times New Roman" w:cs="Times New Roman"/>
          <w:sz w:val="24"/>
          <w:szCs w:val="24"/>
          <w:lang w:eastAsia="en-GB"/>
        </w:rPr>
      </w:pPr>
      <w:commentRangeStart w:id="77"/>
      <w:commentRangeStart w:id="78"/>
      <w:r>
        <w:rPr>
          <w:rFonts w:ascii="Times New Roman" w:eastAsia="Times New Roman" w:hAnsi="Times New Roman" w:cs="Times New Roman"/>
          <w:color w:val="000000"/>
          <w:sz w:val="24"/>
          <w:szCs w:val="24"/>
          <w:lang w:eastAsia="en-GB"/>
        </w:rPr>
        <w:t>Since overrepresentation analysis can bury information concerning pathways that it deems to not be significantly altered</w:t>
      </w:r>
      <w:commentRangeEnd w:id="77"/>
      <w:r w:rsidR="00B44FD8">
        <w:rPr>
          <w:rStyle w:val="CommentReference"/>
        </w:rPr>
        <w:commentReference w:id="77"/>
      </w:r>
      <w:commentRangeEnd w:id="78"/>
      <w:r w:rsidR="001C1741">
        <w:rPr>
          <w:rStyle w:val="CommentReference"/>
        </w:rPr>
        <w:commentReference w:id="78"/>
      </w:r>
      <w:r>
        <w:rPr>
          <w:rFonts w:ascii="Times New Roman" w:eastAsia="Times New Roman" w:hAnsi="Times New Roman" w:cs="Times New Roman"/>
          <w:color w:val="000000"/>
          <w:sz w:val="24"/>
          <w:szCs w:val="24"/>
          <w:lang w:eastAsia="en-GB"/>
        </w:rPr>
        <w:t xml:space="preserve">, an extended network analysis of the significantly altered proteins was performed to uncover alterations in biological pathways that may have been lost in this analysis. The results revealed the human complement system and the complement and coagulation cascades pathways to possess the highest out-degree values: the first of these pathways having a </w:t>
      </w:r>
      <w:commentRangeStart w:id="79"/>
      <w:r>
        <w:rPr>
          <w:rFonts w:ascii="Times New Roman" w:eastAsia="Times New Roman" w:hAnsi="Times New Roman" w:cs="Times New Roman"/>
          <w:color w:val="000000"/>
          <w:sz w:val="24"/>
          <w:szCs w:val="24"/>
          <w:lang w:eastAsia="en-GB"/>
        </w:rPr>
        <w:t>value of 5 and the second a value of 4</w:t>
      </w:r>
      <w:commentRangeEnd w:id="79"/>
      <w:r w:rsidR="00B44FD8">
        <w:rPr>
          <w:rStyle w:val="CommentReference"/>
        </w:rPr>
        <w:commentReference w:id="79"/>
      </w:r>
      <w:r>
        <w:rPr>
          <w:rFonts w:ascii="Times New Roman" w:eastAsia="Times New Roman" w:hAnsi="Times New Roman" w:cs="Times New Roman"/>
          <w:color w:val="000000"/>
          <w:sz w:val="24"/>
          <w:szCs w:val="24"/>
          <w:lang w:eastAsia="en-GB"/>
        </w:rPr>
        <w:t>. Both pathways involved CFH and F10, with the 3 remaining proteins involved in the human complement system being C4A, APOA1 and VTN and the 2 remaining proteins in the complement and coagulation cascades pathway being SERPIND1 and C1QB.</w:t>
      </w:r>
      <w:r w:rsidR="0084182A">
        <w:rPr>
          <w:rFonts w:ascii="Times New Roman" w:eastAsia="Times New Roman" w:hAnsi="Times New Roman" w:cs="Times New Roman"/>
          <w:color w:val="000000"/>
          <w:sz w:val="24"/>
          <w:szCs w:val="24"/>
          <w:lang w:eastAsia="en-GB"/>
        </w:rPr>
        <w:t xml:space="preserve"> </w:t>
      </w:r>
      <w:del w:id="80" w:author="Susan Steinbusch-Coort" w:date="2020-06-30T16:11:00Z">
        <w:r w:rsidR="0084182A" w:rsidDel="00B44FD8">
          <w:rPr>
            <w:rFonts w:ascii="Times New Roman" w:eastAsia="Times New Roman" w:hAnsi="Times New Roman" w:cs="Times New Roman"/>
            <w:color w:val="000000"/>
            <w:sz w:val="24"/>
            <w:szCs w:val="24"/>
            <w:lang w:eastAsia="en-GB"/>
          </w:rPr>
          <w:delText>All of</w:delText>
        </w:r>
      </w:del>
      <w:ins w:id="81" w:author="Susan Steinbusch-Coort" w:date="2020-06-30T16:11:00Z">
        <w:r w:rsidR="00B44FD8">
          <w:rPr>
            <w:rFonts w:ascii="Times New Roman" w:eastAsia="Times New Roman" w:hAnsi="Times New Roman" w:cs="Times New Roman"/>
            <w:color w:val="000000"/>
            <w:sz w:val="24"/>
            <w:szCs w:val="24"/>
            <w:lang w:eastAsia="en-GB"/>
          </w:rPr>
          <w:t>All</w:t>
        </w:r>
      </w:ins>
      <w:r w:rsidR="0084182A">
        <w:rPr>
          <w:rFonts w:ascii="Times New Roman" w:eastAsia="Times New Roman" w:hAnsi="Times New Roman" w:cs="Times New Roman"/>
          <w:color w:val="000000"/>
          <w:sz w:val="24"/>
          <w:szCs w:val="24"/>
          <w:lang w:eastAsia="en-GB"/>
        </w:rPr>
        <w:t xml:space="preserve"> these proteins were </w:t>
      </w:r>
      <w:r w:rsidR="00AE6607">
        <w:rPr>
          <w:rFonts w:ascii="Times New Roman" w:eastAsia="Times New Roman" w:hAnsi="Times New Roman" w:cs="Times New Roman"/>
          <w:color w:val="000000"/>
          <w:sz w:val="24"/>
          <w:szCs w:val="24"/>
          <w:lang w:eastAsia="en-GB"/>
        </w:rPr>
        <w:t>more abundant in the IR condition compared to the IS condition (</w:t>
      </w:r>
      <w:proofErr w:type="spellStart"/>
      <w:r w:rsidR="00AE6607">
        <w:rPr>
          <w:rFonts w:ascii="Times New Roman" w:eastAsia="Times New Roman" w:hAnsi="Times New Roman" w:cs="Times New Roman"/>
          <w:color w:val="000000"/>
          <w:sz w:val="24"/>
          <w:szCs w:val="24"/>
          <w:lang w:eastAsia="en-GB"/>
        </w:rPr>
        <w:t>logFC</w:t>
      </w:r>
      <w:proofErr w:type="spellEnd"/>
      <w:r w:rsidR="00AE6607">
        <w:rPr>
          <w:rFonts w:ascii="Times New Roman" w:eastAsia="Times New Roman" w:hAnsi="Times New Roman" w:cs="Times New Roman"/>
          <w:color w:val="000000"/>
          <w:sz w:val="24"/>
          <w:szCs w:val="24"/>
          <w:lang w:eastAsia="en-GB"/>
        </w:rPr>
        <w:t xml:space="preserve"> </w:t>
      </w:r>
      <w:r w:rsidR="00722B83">
        <w:rPr>
          <w:rFonts w:ascii="Times New Roman" w:eastAsia="Times New Roman" w:hAnsi="Times New Roman" w:cs="Times New Roman"/>
          <w:color w:val="000000"/>
          <w:sz w:val="24"/>
          <w:szCs w:val="24"/>
          <w:lang w:eastAsia="en-GB"/>
        </w:rPr>
        <w:t>&gt;</w:t>
      </w:r>
      <w:r w:rsidR="00AE6607">
        <w:rPr>
          <w:rFonts w:ascii="Times New Roman" w:eastAsia="Times New Roman" w:hAnsi="Times New Roman" w:cs="Times New Roman"/>
          <w:color w:val="000000"/>
          <w:sz w:val="24"/>
          <w:szCs w:val="24"/>
          <w:lang w:eastAsia="en-GB"/>
        </w:rPr>
        <w:t xml:space="preserve"> 0)</w:t>
      </w:r>
      <w:r w:rsidR="006F0693">
        <w:rPr>
          <w:rFonts w:ascii="Times New Roman" w:eastAsia="Times New Roman" w:hAnsi="Times New Roman" w:cs="Times New Roman"/>
          <w:color w:val="000000"/>
          <w:sz w:val="24"/>
          <w:szCs w:val="24"/>
          <w:lang w:eastAsia="en-GB"/>
        </w:rPr>
        <w:t xml:space="preserve">, except for C4A and APOA1 </w:t>
      </w:r>
      <w:r w:rsidR="00722B83">
        <w:rPr>
          <w:rFonts w:ascii="Times New Roman" w:eastAsia="Times New Roman" w:hAnsi="Times New Roman" w:cs="Times New Roman"/>
          <w:color w:val="000000"/>
          <w:sz w:val="24"/>
          <w:szCs w:val="24"/>
          <w:lang w:eastAsia="en-GB"/>
        </w:rPr>
        <w:t>w</w:t>
      </w:r>
      <w:ins w:id="82" w:author="Susan Steinbusch-Coort" w:date="2020-06-30T16:11:00Z">
        <w:r w:rsidR="00B44FD8">
          <w:rPr>
            <w:rFonts w:ascii="Times New Roman" w:eastAsia="Times New Roman" w:hAnsi="Times New Roman" w:cs="Times New Roman"/>
            <w:color w:val="000000"/>
            <w:sz w:val="24"/>
            <w:szCs w:val="24"/>
            <w:lang w:eastAsia="en-GB"/>
          </w:rPr>
          <w:t>h</w:t>
        </w:r>
      </w:ins>
      <w:r w:rsidR="00722B83">
        <w:rPr>
          <w:rFonts w:ascii="Times New Roman" w:eastAsia="Times New Roman" w:hAnsi="Times New Roman" w:cs="Times New Roman"/>
          <w:color w:val="000000"/>
          <w:sz w:val="24"/>
          <w:szCs w:val="24"/>
          <w:lang w:eastAsia="en-GB"/>
        </w:rPr>
        <w:t>ich were less abundant in the IR condition (</w:t>
      </w:r>
      <w:proofErr w:type="spellStart"/>
      <w:r w:rsidR="00722B83">
        <w:rPr>
          <w:rFonts w:ascii="Times New Roman" w:eastAsia="Times New Roman" w:hAnsi="Times New Roman" w:cs="Times New Roman"/>
          <w:color w:val="000000"/>
          <w:sz w:val="24"/>
          <w:szCs w:val="24"/>
          <w:lang w:eastAsia="en-GB"/>
        </w:rPr>
        <w:t>logFC</w:t>
      </w:r>
      <w:proofErr w:type="spellEnd"/>
      <w:r w:rsidR="00722B83">
        <w:rPr>
          <w:rFonts w:ascii="Times New Roman" w:eastAsia="Times New Roman" w:hAnsi="Times New Roman" w:cs="Times New Roman"/>
          <w:color w:val="000000"/>
          <w:sz w:val="24"/>
          <w:szCs w:val="24"/>
          <w:lang w:eastAsia="en-GB"/>
        </w:rPr>
        <w:t xml:space="preserve"> &lt; 0)</w:t>
      </w:r>
      <w:r w:rsidR="002F5BD2">
        <w:rPr>
          <w:rFonts w:ascii="Times New Roman" w:eastAsia="Times New Roman" w:hAnsi="Times New Roman" w:cs="Times New Roman"/>
          <w:color w:val="000000"/>
          <w:sz w:val="24"/>
          <w:szCs w:val="24"/>
          <w:lang w:eastAsia="en-GB"/>
        </w:rPr>
        <w:t xml:space="preserve"> (Appendix 6)</w:t>
      </w:r>
      <w:r w:rsidR="00722B83">
        <w:rPr>
          <w:rFonts w:ascii="Times New Roman" w:eastAsia="Times New Roman" w:hAnsi="Times New Roman" w:cs="Times New Roman"/>
          <w:color w:val="000000"/>
          <w:sz w:val="24"/>
          <w:szCs w:val="24"/>
          <w:lang w:eastAsia="en-GB"/>
        </w:rPr>
        <w:t xml:space="preserve">. </w:t>
      </w:r>
    </w:p>
    <w:p w14:paraId="3A36C018" w14:textId="77777777"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bookmarkStart w:id="83" w:name="_Toc44088864"/>
      <w:r>
        <w:rPr>
          <w:rFonts w:ascii="Times New Roman" w:eastAsia="Times New Roman" w:hAnsi="Times New Roman" w:cs="Times New Roman"/>
          <w:i/>
          <w:iCs/>
          <w:color w:val="auto"/>
          <w:u w:val="single"/>
          <w:lang w:eastAsia="en-GB"/>
        </w:rPr>
        <w:t>Identification of associated microbes and metabolites</w:t>
      </w:r>
      <w:bookmarkEnd w:id="83"/>
      <w:r>
        <w:rPr>
          <w:rFonts w:ascii="Times New Roman" w:eastAsia="Times New Roman" w:hAnsi="Times New Roman" w:cs="Times New Roman"/>
          <w:i/>
          <w:iCs/>
          <w:color w:val="auto"/>
          <w:u w:val="single"/>
          <w:lang w:eastAsia="en-GB"/>
        </w:rPr>
        <w:t> </w:t>
      </w:r>
    </w:p>
    <w:p w14:paraId="617424FE" w14:textId="6E334039"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The CCA used to determine which features best explain the covariation between the metabolomic and metagenomic data generated 13 microbes and 11 metabolites. </w:t>
      </w:r>
      <w:r w:rsidR="00D018A0">
        <w:rPr>
          <w:rFonts w:ascii="Times New Roman" w:eastAsia="Times New Roman" w:hAnsi="Times New Roman" w:cs="Times New Roman"/>
          <w:color w:val="000000"/>
          <w:sz w:val="24"/>
          <w:szCs w:val="24"/>
          <w:lang w:eastAsia="en-GB"/>
        </w:rPr>
        <w:t>9</w:t>
      </w:r>
      <w:r>
        <w:rPr>
          <w:rFonts w:ascii="Times New Roman" w:eastAsia="Times New Roman" w:hAnsi="Times New Roman" w:cs="Times New Roman"/>
          <w:color w:val="000000"/>
          <w:sz w:val="24"/>
          <w:szCs w:val="24"/>
          <w:lang w:eastAsia="en-GB"/>
        </w:rPr>
        <w:t xml:space="preserve"> of these metabolites were monoacylglycerols with the remaining metabolites being arachidonic acid and 2-arachidonoylglycerol (2-AG). One of these monoacylglycerols (MG(0:0/14:1(9Z)/0:0)) as well as 2-AG were also shown to have significantly different abundances between the 2 groups by the DA (p &lt; 0.05). </w:t>
      </w:r>
    </w:p>
    <w:p w14:paraId="783D616A" w14:textId="5B7DA8D9" w:rsidR="008716E4" w:rsidDel="00B44FD8" w:rsidRDefault="008716E4" w:rsidP="00927A13">
      <w:pPr>
        <w:spacing w:after="0" w:line="360" w:lineRule="auto"/>
        <w:jc w:val="both"/>
        <w:rPr>
          <w:del w:id="84" w:author="Susan Steinbusch-Coort" w:date="2020-06-30T16:12:00Z"/>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All 13 of the </w:t>
      </w:r>
      <w:r>
        <w:rPr>
          <w:rFonts w:ascii="Times New Roman" w:eastAsia="Times New Roman" w:hAnsi="Times New Roman" w:cs="Times New Roman"/>
          <w:color w:val="FF9900"/>
          <w:sz w:val="24"/>
          <w:szCs w:val="24"/>
          <w:lang w:eastAsia="en-GB"/>
        </w:rPr>
        <w:t xml:space="preserve">covariance-explaining </w:t>
      </w:r>
      <w:r>
        <w:rPr>
          <w:rFonts w:ascii="Times New Roman" w:eastAsia="Times New Roman" w:hAnsi="Times New Roman" w:cs="Times New Roman"/>
          <w:color w:val="000000"/>
          <w:sz w:val="24"/>
          <w:szCs w:val="24"/>
          <w:lang w:eastAsia="en-GB"/>
        </w:rPr>
        <w:t xml:space="preserve">microbes were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This coincides with the absolute phylum abundances in each sample since a large proportion of all samples contained microbes belonging to the Firmicutes phylum (Figure 3). 6 of the 13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were </w:t>
      </w:r>
      <w:proofErr w:type="spellStart"/>
      <w:r w:rsidRPr="001A7D00">
        <w:rPr>
          <w:rFonts w:ascii="Times New Roman" w:eastAsia="Times New Roman" w:hAnsi="Times New Roman" w:cs="Times New Roman"/>
          <w:i/>
          <w:iCs/>
          <w:color w:val="000000"/>
          <w:sz w:val="24"/>
          <w:szCs w:val="24"/>
          <w:lang w:eastAsia="en-GB"/>
        </w:rPr>
        <w:t>Faecalibacterium</w:t>
      </w:r>
      <w:proofErr w:type="spellEnd"/>
      <w:r>
        <w:rPr>
          <w:rFonts w:ascii="Times New Roman" w:eastAsia="Times New Roman" w:hAnsi="Times New Roman" w:cs="Times New Roman"/>
          <w:color w:val="000000"/>
          <w:sz w:val="24"/>
          <w:szCs w:val="24"/>
          <w:lang w:eastAsia="en-GB"/>
        </w:rPr>
        <w:t xml:space="preserve"> </w:t>
      </w:r>
      <w:proofErr w:type="spellStart"/>
      <w:r w:rsidRPr="001A7D00">
        <w:rPr>
          <w:rFonts w:ascii="Times New Roman" w:eastAsia="Times New Roman" w:hAnsi="Times New Roman" w:cs="Times New Roman"/>
          <w:i/>
          <w:iCs/>
          <w:color w:val="000000"/>
          <w:sz w:val="24"/>
          <w:szCs w:val="24"/>
          <w:lang w:eastAsia="en-GB"/>
        </w:rPr>
        <w:t>prausnitzii</w:t>
      </w:r>
      <w:proofErr w:type="spellEnd"/>
      <w:r>
        <w:rPr>
          <w:rFonts w:ascii="Times New Roman" w:eastAsia="Times New Roman" w:hAnsi="Times New Roman" w:cs="Times New Roman"/>
          <w:color w:val="000000"/>
          <w:sz w:val="24"/>
          <w:szCs w:val="24"/>
          <w:lang w:eastAsia="en-GB"/>
        </w:rPr>
        <w:t xml:space="preserve">, 3 were </w:t>
      </w:r>
      <w:proofErr w:type="spellStart"/>
      <w:r w:rsidRPr="001A7D00">
        <w:rPr>
          <w:rFonts w:ascii="Times New Roman" w:eastAsia="Times New Roman" w:hAnsi="Times New Roman" w:cs="Times New Roman"/>
          <w:i/>
          <w:iCs/>
          <w:color w:val="000000"/>
          <w:sz w:val="24"/>
          <w:szCs w:val="24"/>
          <w:lang w:eastAsia="en-GB"/>
        </w:rPr>
        <w:t>Oscillospira</w:t>
      </w:r>
      <w:proofErr w:type="spellEnd"/>
      <w:r>
        <w:rPr>
          <w:rFonts w:ascii="Times New Roman" w:eastAsia="Times New Roman" w:hAnsi="Times New Roman" w:cs="Times New Roman"/>
          <w:color w:val="000000"/>
          <w:sz w:val="24"/>
          <w:szCs w:val="24"/>
          <w:lang w:eastAsia="en-GB"/>
        </w:rPr>
        <w:t xml:space="preserve"> and 2 </w:t>
      </w:r>
      <w:proofErr w:type="spellStart"/>
      <w:r w:rsidRPr="001A7D00">
        <w:rPr>
          <w:rFonts w:ascii="Times New Roman" w:eastAsia="Times New Roman" w:hAnsi="Times New Roman" w:cs="Times New Roman"/>
          <w:i/>
          <w:iCs/>
          <w:color w:val="000000"/>
          <w:sz w:val="24"/>
          <w:szCs w:val="24"/>
          <w:lang w:eastAsia="en-GB"/>
        </w:rPr>
        <w:t>Coprococcus</w:t>
      </w:r>
      <w:proofErr w:type="spellEnd"/>
      <w:r>
        <w:rPr>
          <w:rFonts w:ascii="Times New Roman" w:eastAsia="Times New Roman" w:hAnsi="Times New Roman" w:cs="Times New Roman"/>
          <w:color w:val="000000"/>
          <w:sz w:val="24"/>
          <w:szCs w:val="24"/>
          <w:lang w:eastAsia="en-GB"/>
        </w:rPr>
        <w:t xml:space="preserve">, with the remaining 2 taxa being </w:t>
      </w:r>
      <w:proofErr w:type="spellStart"/>
      <w:r w:rsidRPr="001A7D00">
        <w:rPr>
          <w:rFonts w:ascii="Times New Roman" w:eastAsia="Times New Roman" w:hAnsi="Times New Roman" w:cs="Times New Roman"/>
          <w:i/>
          <w:iCs/>
          <w:color w:val="000000"/>
          <w:sz w:val="24"/>
          <w:szCs w:val="24"/>
          <w:lang w:eastAsia="en-GB"/>
        </w:rPr>
        <w:t>Dorea</w:t>
      </w:r>
      <w:proofErr w:type="spellEnd"/>
      <w:r>
        <w:rPr>
          <w:rFonts w:ascii="Times New Roman" w:eastAsia="Times New Roman" w:hAnsi="Times New Roman" w:cs="Times New Roman"/>
          <w:color w:val="000000"/>
          <w:sz w:val="24"/>
          <w:szCs w:val="24"/>
          <w:lang w:eastAsia="en-GB"/>
        </w:rPr>
        <w:t xml:space="preserve"> and </w:t>
      </w:r>
      <w:proofErr w:type="spellStart"/>
      <w:r w:rsidRPr="001A7D00">
        <w:rPr>
          <w:rFonts w:ascii="Times New Roman" w:eastAsia="Times New Roman" w:hAnsi="Times New Roman" w:cs="Times New Roman"/>
          <w:i/>
          <w:iCs/>
          <w:color w:val="000000"/>
          <w:sz w:val="24"/>
          <w:szCs w:val="24"/>
          <w:lang w:eastAsia="en-GB"/>
        </w:rPr>
        <w:t>Blautia</w:t>
      </w:r>
      <w:proofErr w:type="spellEnd"/>
      <w:r>
        <w:rPr>
          <w:rFonts w:ascii="Times New Roman" w:eastAsia="Times New Roman" w:hAnsi="Times New Roman" w:cs="Times New Roman"/>
          <w:color w:val="000000"/>
          <w:sz w:val="24"/>
          <w:szCs w:val="24"/>
          <w:lang w:eastAsia="en-GB"/>
        </w:rPr>
        <w:t xml:space="preserve"> </w:t>
      </w:r>
      <w:proofErr w:type="spellStart"/>
      <w:r w:rsidRPr="001A7D00">
        <w:rPr>
          <w:rFonts w:ascii="Times New Roman" w:eastAsia="Times New Roman" w:hAnsi="Times New Roman" w:cs="Times New Roman"/>
          <w:i/>
          <w:iCs/>
          <w:color w:val="000000"/>
          <w:sz w:val="24"/>
          <w:szCs w:val="24"/>
          <w:lang w:eastAsia="en-GB"/>
        </w:rPr>
        <w:t>producta</w:t>
      </w:r>
      <w:proofErr w:type="spellEnd"/>
      <w:r>
        <w:rPr>
          <w:rFonts w:ascii="Times New Roman" w:eastAsia="Times New Roman" w:hAnsi="Times New Roman" w:cs="Times New Roman"/>
          <w:color w:val="000000"/>
          <w:sz w:val="24"/>
          <w:szCs w:val="24"/>
          <w:lang w:eastAsia="en-GB"/>
        </w:rPr>
        <w:t>.</w:t>
      </w:r>
      <w:ins w:id="85" w:author="Susan Steinbusch-Coort" w:date="2020-06-30T16:12:00Z">
        <w:r w:rsidR="00B44FD8">
          <w:rPr>
            <w:rFonts w:ascii="Times New Roman" w:eastAsia="Times New Roman" w:hAnsi="Times New Roman" w:cs="Times New Roman"/>
            <w:sz w:val="24"/>
            <w:szCs w:val="24"/>
            <w:lang w:eastAsia="en-GB"/>
          </w:rPr>
          <w:t xml:space="preserve"> </w:t>
        </w:r>
      </w:ins>
    </w:p>
    <w:p w14:paraId="6C0280E6" w14:textId="2E572A34" w:rsidR="009F688A" w:rsidRPr="00792D63" w:rsidRDefault="002C3481" w:rsidP="00B22073">
      <w:pPr>
        <w:spacing w:after="0" w:line="360" w:lineRule="auto"/>
        <w:jc w:val="both"/>
        <w:rPr>
          <w:rFonts w:ascii="Times New Roman" w:eastAsia="Times New Roman" w:hAnsi="Times New Roman" w:cs="Times New Roman"/>
          <w:sz w:val="24"/>
          <w:szCs w:val="24"/>
          <w:lang w:eastAsia="en-GB"/>
        </w:rPr>
      </w:pPr>
      <w:r w:rsidRPr="00792D63">
        <w:rPr>
          <w:rFonts w:ascii="Times New Roman" w:eastAsia="Times New Roman" w:hAnsi="Times New Roman" w:cs="Times New Roman"/>
          <w:sz w:val="24"/>
          <w:szCs w:val="24"/>
          <w:lang w:eastAsia="en-GB"/>
        </w:rPr>
        <w:t xml:space="preserve">However, it should be noted that </w:t>
      </w:r>
      <w:r w:rsidR="00B22073" w:rsidRPr="00792D63">
        <w:rPr>
          <w:rFonts w:ascii="Times New Roman" w:eastAsia="Times New Roman" w:hAnsi="Times New Roman" w:cs="Times New Roman"/>
          <w:sz w:val="24"/>
          <w:szCs w:val="24"/>
          <w:lang w:eastAsia="en-GB"/>
        </w:rPr>
        <w:t xml:space="preserve">there did not exist a strong relationship between the metagenomic and metabolomic datasets (correlation coefficient = </w:t>
      </w:r>
      <w:r w:rsidR="00DD0FF6" w:rsidRPr="00792D63">
        <w:rPr>
          <w:rFonts w:ascii="Times New Roman" w:eastAsia="Times New Roman" w:hAnsi="Times New Roman" w:cs="Times New Roman"/>
          <w:sz w:val="24"/>
          <w:szCs w:val="24"/>
          <w:lang w:eastAsia="en-GB"/>
        </w:rPr>
        <w:t>0.455</w:t>
      </w:r>
      <w:r w:rsidR="00B22073" w:rsidRPr="00792D63">
        <w:rPr>
          <w:rFonts w:ascii="Times New Roman" w:eastAsia="Times New Roman" w:hAnsi="Times New Roman" w:cs="Times New Roman"/>
          <w:sz w:val="24"/>
          <w:szCs w:val="24"/>
          <w:lang w:eastAsia="en-GB"/>
        </w:rPr>
        <w:t>).</w:t>
      </w:r>
    </w:p>
    <w:p w14:paraId="63B5AB9D" w14:textId="7B23A3DF" w:rsidR="00E57973" w:rsidRDefault="00E57973" w:rsidP="00466702">
      <w:pPr>
        <w:jc w:val="both"/>
      </w:pPr>
    </w:p>
    <w:p w14:paraId="2152ABCF" w14:textId="77777777" w:rsidR="00857FDE" w:rsidRDefault="00857FDE" w:rsidP="00466702">
      <w:pPr>
        <w:jc w:val="both"/>
      </w:pPr>
    </w:p>
    <w:p w14:paraId="704403D8" w14:textId="77777777" w:rsidR="00E57973" w:rsidRPr="00960A24" w:rsidRDefault="00E57973" w:rsidP="00E57973">
      <w:pPr>
        <w:pStyle w:val="Heading2"/>
        <w:rPr>
          <w:sz w:val="24"/>
          <w:szCs w:val="24"/>
          <w:u w:val="single"/>
        </w:rPr>
      </w:pPr>
      <w:bookmarkStart w:id="86" w:name="_Toc44088865"/>
      <w:commentRangeStart w:id="87"/>
      <w:r w:rsidRPr="00960A24">
        <w:rPr>
          <w:sz w:val="24"/>
          <w:szCs w:val="24"/>
          <w:u w:val="single"/>
        </w:rPr>
        <w:t>Discussion</w:t>
      </w:r>
      <w:commentRangeEnd w:id="87"/>
      <w:r>
        <w:rPr>
          <w:rStyle w:val="CommentReference"/>
          <w:rFonts w:asciiTheme="minorHAnsi" w:eastAsiaTheme="minorHAnsi" w:hAnsiTheme="minorHAnsi" w:cstheme="minorBidi"/>
          <w:b w:val="0"/>
          <w:bCs w:val="0"/>
          <w:lang w:eastAsia="en-US"/>
        </w:rPr>
        <w:commentReference w:id="87"/>
      </w:r>
      <w:bookmarkEnd w:id="86"/>
    </w:p>
    <w:p w14:paraId="7C5467F5" w14:textId="42F911F5" w:rsidR="00E57973" w:rsidRDefault="00E57973" w:rsidP="00E57973">
      <w:pPr>
        <w:pStyle w:val="NormalWeb"/>
        <w:spacing w:before="0" w:beforeAutospacing="0" w:after="0" w:afterAutospacing="0" w:line="360" w:lineRule="auto"/>
        <w:jc w:val="both"/>
      </w:pPr>
      <w:r>
        <w:rPr>
          <w:color w:val="000000"/>
        </w:rPr>
        <w:lastRenderedPageBreak/>
        <w:t>Th</w:t>
      </w:r>
      <w:r w:rsidR="007D6130">
        <w:rPr>
          <w:color w:val="000000"/>
        </w:rPr>
        <w:t>e cu</w:t>
      </w:r>
      <w:r w:rsidR="00844930">
        <w:rPr>
          <w:color w:val="000000"/>
        </w:rPr>
        <w:t>rrent study</w:t>
      </w:r>
      <w:r>
        <w:rPr>
          <w:color w:val="000000"/>
        </w:rPr>
        <w:t xml:space="preserve"> used systems biology approaches on iHMP T2D data to investigate the differences in the microbiome, host proteome and host metabolome between insulin sensitive and insulin resistant pre</w:t>
      </w:r>
      <w:r w:rsidR="00844930">
        <w:rPr>
          <w:color w:val="000000"/>
        </w:rPr>
        <w:t>-</w:t>
      </w:r>
      <w:r>
        <w:rPr>
          <w:color w:val="000000"/>
        </w:rPr>
        <w:t xml:space="preserve">diabetics. </w:t>
      </w:r>
      <w:r>
        <w:rPr>
          <w:color w:val="FF9900"/>
        </w:rPr>
        <w:t xml:space="preserve">The results were extended upon using </w:t>
      </w:r>
      <w:r>
        <w:rPr>
          <w:color w:val="FF0000"/>
        </w:rPr>
        <w:t>functional and integrative analyses</w:t>
      </w:r>
      <w:r>
        <w:rPr>
          <w:color w:val="FF9900"/>
        </w:rPr>
        <w:t xml:space="preserve"> which allowed for interpretation within a biological context</w:t>
      </w:r>
      <w:r>
        <w:rPr>
          <w:color w:val="000000"/>
        </w:rPr>
        <w:t xml:space="preserve">. As hypothesized, changes in all 3 of the investigated omics </w:t>
      </w:r>
      <w:r w:rsidR="006844E4">
        <w:rPr>
          <w:color w:val="000000"/>
        </w:rPr>
        <w:t xml:space="preserve">data types </w:t>
      </w:r>
      <w:r>
        <w:rPr>
          <w:color w:val="000000"/>
        </w:rPr>
        <w:t>were observed.</w:t>
      </w:r>
      <w:r w:rsidR="006844E4">
        <w:rPr>
          <w:color w:val="000000"/>
        </w:rPr>
        <w:t xml:space="preserve"> Twenty-three</w:t>
      </w:r>
      <w:r>
        <w:rPr>
          <w:color w:val="000000"/>
        </w:rPr>
        <w:t xml:space="preserve"> of the 302 measured proteins and 40 of the 323 </w:t>
      </w:r>
      <w:r w:rsidR="009A16C9">
        <w:rPr>
          <w:color w:val="000000"/>
        </w:rPr>
        <w:t xml:space="preserve">HMDB-annotated </w:t>
      </w:r>
      <w:r>
        <w:rPr>
          <w:color w:val="000000"/>
        </w:rPr>
        <w:t>metabolites were seen to have significantly different abundances in the IR and IS group. Many of these changes were associated with immune function</w:t>
      </w:r>
      <w:r w:rsidR="00C34314">
        <w:rPr>
          <w:color w:val="000000"/>
        </w:rPr>
        <w:t xml:space="preserve">, lipid homeostasis or </w:t>
      </w:r>
      <w:r>
        <w:rPr>
          <w:color w:val="000000"/>
        </w:rPr>
        <w:t>energy homeostasis and more than half of the significantly altered metabolites (23/40) were lipids/lipid-like molecules. </w:t>
      </w:r>
    </w:p>
    <w:p w14:paraId="4D2510D3" w14:textId="55C12DCC" w:rsidR="00E57973" w:rsidRDefault="00E57973" w:rsidP="00E57973">
      <w:pPr>
        <w:pStyle w:val="NormalWeb"/>
        <w:spacing w:before="0" w:beforeAutospacing="0" w:after="0" w:afterAutospacing="0" w:line="360" w:lineRule="auto"/>
        <w:jc w:val="both"/>
      </w:pPr>
      <w:r>
        <w:rPr>
          <w:color w:val="000000"/>
        </w:rPr>
        <w:t xml:space="preserve">Concerning the metagenome, there existed a significant separation between the groups potentially due to differences in the abundance of certain phyla and </w:t>
      </w:r>
      <w:r w:rsidR="00BE05E4">
        <w:rPr>
          <w:color w:val="000000"/>
        </w:rPr>
        <w:t>OTUs</w:t>
      </w:r>
      <w:r>
        <w:rPr>
          <w:color w:val="000000"/>
        </w:rPr>
        <w:t xml:space="preserve">. Some of these distinguishing </w:t>
      </w:r>
      <w:r w:rsidR="00BE05E4">
        <w:rPr>
          <w:color w:val="000000"/>
        </w:rPr>
        <w:t>OTUs</w:t>
      </w:r>
      <w:r>
        <w:rPr>
          <w:color w:val="000000"/>
        </w:rPr>
        <w:t xml:space="preserve"> </w:t>
      </w:r>
      <w:r>
        <w:rPr>
          <w:color w:val="FF9900"/>
        </w:rPr>
        <w:t>were linked to the metabolomic differences, hence, suggesting an involvement in the host (patho)physiology.</w:t>
      </w:r>
    </w:p>
    <w:p w14:paraId="7755F8C3" w14:textId="29EBF7A9" w:rsidR="00E3282C" w:rsidRDefault="00E57973" w:rsidP="00E57973">
      <w:pPr>
        <w:pStyle w:val="NormalWeb"/>
        <w:spacing w:before="0" w:beforeAutospacing="0" w:after="0" w:afterAutospacing="0" w:line="360" w:lineRule="auto"/>
        <w:jc w:val="both"/>
        <w:rPr>
          <w:color w:val="000000"/>
        </w:rPr>
      </w:pPr>
      <w:r>
        <w:rPr>
          <w:color w:val="000000"/>
        </w:rPr>
        <w:t xml:space="preserve">General differences in the IR and IS microbiome significantly related to the </w:t>
      </w:r>
      <w:r>
        <w:rPr>
          <w:i/>
          <w:iCs/>
          <w:color w:val="000000"/>
        </w:rPr>
        <w:t>Bacteroidetes</w:t>
      </w:r>
      <w:r>
        <w:rPr>
          <w:color w:val="000000"/>
        </w:rPr>
        <w:t xml:space="preserve">, </w:t>
      </w:r>
      <w:r>
        <w:rPr>
          <w:i/>
          <w:iCs/>
          <w:color w:val="000000"/>
        </w:rPr>
        <w:t xml:space="preserve">Firmicutes </w:t>
      </w:r>
      <w:r>
        <w:rPr>
          <w:color w:val="000000"/>
        </w:rPr>
        <w:t xml:space="preserve">and </w:t>
      </w:r>
      <w:r>
        <w:rPr>
          <w:i/>
          <w:iCs/>
          <w:color w:val="000000"/>
        </w:rPr>
        <w:t xml:space="preserve">Proteobacteria </w:t>
      </w:r>
      <w:r>
        <w:rPr>
          <w:color w:val="000000"/>
        </w:rPr>
        <w:t>phylum</w:t>
      </w:r>
      <w:r>
        <w:rPr>
          <w:color w:val="FF0000"/>
        </w:rPr>
        <w:t xml:space="preserve"> </w:t>
      </w:r>
      <w:r>
        <w:rPr>
          <w:color w:val="000000"/>
        </w:rPr>
        <w:t xml:space="preserve">which coincides with the fact that these phyla are 3 of the most abundant phyla in the human gut </w:t>
      </w:r>
      <w:r w:rsidR="00792240">
        <w:rPr>
          <w:color w:val="000000"/>
        </w:rPr>
        <w:t xml:space="preserve"> </w:t>
      </w:r>
      <w:r w:rsidR="00792240">
        <w:rPr>
          <w:color w:val="000000"/>
        </w:rPr>
        <w:fldChar w:fldCharType="begin"/>
      </w:r>
      <w:r w:rsidR="00792240">
        <w:rPr>
          <w:color w:val="000000"/>
        </w:rPr>
        <w:instrText xml:space="preserve"> ADDIN EN.CITE &lt;EndNote&gt;&lt;Cite&gt;&lt;Author&gt;Khanna&lt;/Author&gt;&lt;Year&gt;2014&lt;/Year&gt;&lt;RecNum&gt;43&lt;/RecNum&gt;&lt;DisplayText&gt;(43)&lt;/DisplayText&gt;&lt;record&gt;&lt;rec-number&gt;43&lt;/rec-number&gt;&lt;foreign-keys&gt;&lt;key app="EN" db-id="5vrfsrrsq25exredw29vf0ejdxsprwatv9fp" timestamp="1593186718"&gt;43&lt;/key&gt;&lt;/foreign-keys&gt;&lt;ref-type name="Conference Proceedings"&gt;10&lt;/ref-type&gt;&lt;contributors&gt;&lt;authors&gt;&lt;author&gt;Khanna, Sahil&lt;/author&gt;&lt;author&gt;Tosh, Pritish K&lt;/author&gt;&lt;/authors&gt;&lt;/contributors&gt;&lt;titles&gt;&lt;title&gt;A clinician&amp;apos;s primer on the role of the microbiome in human health and disease&lt;/title&gt;&lt;secondary-title&gt;Mayo clinic proceedings&lt;/secondary-title&gt;&lt;/titles&gt;&lt;pages&gt;107-114&lt;/pages&gt;&lt;volume&gt;89&lt;/volume&gt;&lt;number&gt;1&lt;/number&gt;&lt;dates&gt;&lt;year&gt;2014&lt;/year&gt;&lt;/dates&gt;&lt;publisher&gt;Elsevier&lt;/publisher&gt;&lt;isbn&gt;0025-6196&lt;/isbn&gt;&lt;urls&gt;&lt;/urls&gt;&lt;/record&gt;&lt;/Cite&gt;&lt;/EndNote&gt;</w:instrText>
      </w:r>
      <w:r w:rsidR="00792240">
        <w:rPr>
          <w:color w:val="000000"/>
        </w:rPr>
        <w:fldChar w:fldCharType="separate"/>
      </w:r>
      <w:r w:rsidR="00792240">
        <w:rPr>
          <w:noProof/>
          <w:color w:val="000000"/>
        </w:rPr>
        <w:t>(43)</w:t>
      </w:r>
      <w:r w:rsidR="00792240">
        <w:rPr>
          <w:color w:val="000000"/>
        </w:rPr>
        <w:fldChar w:fldCharType="end"/>
      </w:r>
      <w:r w:rsidR="00792240">
        <w:rPr>
          <w:color w:val="000000"/>
        </w:rPr>
        <w:t xml:space="preserve">. </w:t>
      </w:r>
      <w:r>
        <w:rPr>
          <w:color w:val="000000"/>
        </w:rPr>
        <w:t xml:space="preserve">All were lower in IR condition but the </w:t>
      </w:r>
      <w:r>
        <w:rPr>
          <w:i/>
          <w:iCs/>
          <w:color w:val="000000"/>
        </w:rPr>
        <w:t xml:space="preserve">Bacteroidetes </w:t>
      </w:r>
      <w:r>
        <w:rPr>
          <w:color w:val="000000"/>
        </w:rPr>
        <w:t xml:space="preserve">phylum had a considerably greater difference between the groups compared to the other 2 phyla. The </w:t>
      </w:r>
      <w:r>
        <w:rPr>
          <w:i/>
          <w:iCs/>
          <w:color w:val="000000"/>
        </w:rPr>
        <w:t>Bacteroidetes</w:t>
      </w:r>
      <w:r>
        <w:rPr>
          <w:color w:val="000000"/>
        </w:rPr>
        <w:t>/</w:t>
      </w:r>
      <w:r>
        <w:rPr>
          <w:i/>
          <w:iCs/>
          <w:color w:val="000000"/>
        </w:rPr>
        <w:t>Firmicutes</w:t>
      </w:r>
      <w:r>
        <w:rPr>
          <w:color w:val="000000"/>
        </w:rPr>
        <w:t xml:space="preserve"> ratio has been found to be decreased in T2D </w:t>
      </w:r>
      <w:r w:rsidR="00924ECF">
        <w:rPr>
          <w:color w:val="000000"/>
        </w:rPr>
        <w:fldChar w:fldCharType="begin"/>
      </w:r>
      <w:r w:rsidR="00924ECF">
        <w:rPr>
          <w:color w:val="000000"/>
        </w:rPr>
        <w:instrText xml:space="preserve"> ADDIN EN.CITE &lt;EndNote&gt;&lt;Cite&gt;&lt;Author&gt;Zhang&lt;/Author&gt;&lt;Year&gt;2013&lt;/Year&gt;&lt;RecNum&gt;44&lt;/RecNum&gt;&lt;DisplayText&gt;(44)&lt;/DisplayText&gt;&lt;record&gt;&lt;rec-number&gt;44&lt;/rec-number&gt;&lt;foreign-keys&gt;&lt;key app="EN" db-id="5vrfsrrsq25exredw29vf0ejdxsprwatv9fp" timestamp="1593186809"&gt;44&lt;/key&gt;&lt;/foreign-keys&gt;&lt;ref-type name="Journal Article"&gt;17&lt;/ref-type&gt;&lt;contributors&gt;&lt;authors&gt;&lt;author&gt;Zhang, Yong&lt;/author&gt;&lt;author&gt;Zhang, Heping&lt;/author&gt;&lt;/authors&gt;&lt;/contributors&gt;&lt;titles&gt;&lt;title&gt;Microbiota associated with type 2 diabetes and its related complications&lt;/title&gt;&lt;secondary-title&gt;Food Science and Human Wellness&lt;/secondary-title&gt;&lt;/titles&gt;&lt;periodical&gt;&lt;full-title&gt;Food Science and Human Wellness&lt;/full-title&gt;&lt;/periodical&gt;&lt;pages&gt;167-172&lt;/pages&gt;&lt;volume&gt;2&lt;/volume&gt;&lt;number&gt;3-4&lt;/number&gt;&lt;dates&gt;&lt;year&gt;2013&lt;/year&gt;&lt;/dates&gt;&lt;isbn&gt;2213-4530&lt;/isbn&gt;&lt;urls&gt;&lt;/urls&gt;&lt;/record&gt;&lt;/Cite&gt;&lt;/EndNote&gt;</w:instrText>
      </w:r>
      <w:r w:rsidR="00924ECF">
        <w:rPr>
          <w:color w:val="000000"/>
        </w:rPr>
        <w:fldChar w:fldCharType="separate"/>
      </w:r>
      <w:r w:rsidR="00924ECF">
        <w:rPr>
          <w:noProof/>
          <w:color w:val="000000"/>
        </w:rPr>
        <w:t>(44)</w:t>
      </w:r>
      <w:r w:rsidR="00924ECF">
        <w:rPr>
          <w:color w:val="000000"/>
        </w:rPr>
        <w:fldChar w:fldCharType="end"/>
      </w:r>
      <w:r>
        <w:rPr>
          <w:color w:val="000000"/>
        </w:rPr>
        <w:t xml:space="preserve">. This coincides with the present results even though this ratio change was not very large. However, a decreased </w:t>
      </w:r>
      <w:r>
        <w:rPr>
          <w:i/>
          <w:iCs/>
          <w:color w:val="000000"/>
        </w:rPr>
        <w:t>Bacteroidetes</w:t>
      </w:r>
      <w:r>
        <w:rPr>
          <w:color w:val="000000"/>
        </w:rPr>
        <w:t>/</w:t>
      </w:r>
      <w:r>
        <w:rPr>
          <w:i/>
          <w:iCs/>
          <w:color w:val="000000"/>
        </w:rPr>
        <w:t>Firmicutes</w:t>
      </w:r>
      <w:r>
        <w:rPr>
          <w:color w:val="000000"/>
        </w:rPr>
        <w:t xml:space="preserve"> has also been associated with obesity </w:t>
      </w:r>
      <w:r w:rsidR="004934F4">
        <w:rPr>
          <w:color w:val="000000"/>
        </w:rPr>
        <w:t xml:space="preserve">and a high-fat diet </w:t>
      </w:r>
      <w:r w:rsidR="009F3600">
        <w:rPr>
          <w:color w:val="000000"/>
        </w:rPr>
        <w:fldChar w:fldCharType="begin"/>
      </w:r>
      <w:r w:rsidR="009F3600">
        <w:rPr>
          <w:color w:val="000000"/>
        </w:rPr>
        <w:instrText xml:space="preserve"> ADDIN EN.CITE &lt;EndNote&gt;&lt;Cite&gt;&lt;Author&gt;Tilg&lt;/Author&gt;&lt;Year&gt;2011&lt;/Year&gt;&lt;RecNum&gt;45&lt;/RecNum&gt;&lt;DisplayText&gt;(45)&lt;/DisplayText&gt;&lt;record&gt;&lt;rec-number&gt;45&lt;/rec-number&gt;&lt;foreign-keys&gt;&lt;key app="EN" db-id="5vrfsrrsq25exredw29vf0ejdxsprwatv9fp" timestamp="1593186873"&gt;45&lt;/key&gt;&lt;/foreign-keys&gt;&lt;ref-type name="Journal Article"&gt;17&lt;/ref-type&gt;&lt;contributors&gt;&lt;authors&gt;&lt;author&gt;Tilg, Herbert&lt;/author&gt;&lt;author&gt;Kaser, Arthur&lt;/author&gt;&lt;/authors&gt;&lt;/contributors&gt;&lt;titles&gt;&lt;title&gt;Gut microbiome, obesity, and metabolic dysfunction&lt;/title&gt;&lt;secondary-title&gt;The Journal of clinical investigation&lt;/secondary-title&gt;&lt;/titles&gt;&lt;periodical&gt;&lt;full-title&gt;The Journal of clinical investigation&lt;/full-title&gt;&lt;/periodical&gt;&lt;pages&gt;2126-2132&lt;/pages&gt;&lt;volume&gt;121&lt;/volume&gt;&lt;number&gt;6&lt;/number&gt;&lt;dates&gt;&lt;year&gt;2011&lt;/year&gt;&lt;/dates&gt;&lt;isbn&gt;0021-9738&lt;/isbn&gt;&lt;urls&gt;&lt;/urls&gt;&lt;/record&gt;&lt;/Cite&gt;&lt;/EndNote&gt;</w:instrText>
      </w:r>
      <w:r w:rsidR="009F3600">
        <w:rPr>
          <w:color w:val="000000"/>
        </w:rPr>
        <w:fldChar w:fldCharType="separate"/>
      </w:r>
      <w:r w:rsidR="009F3600">
        <w:rPr>
          <w:noProof/>
          <w:color w:val="000000"/>
        </w:rPr>
        <w:t>(45)</w:t>
      </w:r>
      <w:r w:rsidR="009F3600">
        <w:rPr>
          <w:color w:val="000000"/>
        </w:rPr>
        <w:fldChar w:fldCharType="end"/>
      </w:r>
      <w:r w:rsidR="009F3600">
        <w:rPr>
          <w:color w:val="000000"/>
        </w:rPr>
        <w:t xml:space="preserve">. </w:t>
      </w:r>
      <w:r>
        <w:rPr>
          <w:color w:val="000000"/>
        </w:rPr>
        <w:t xml:space="preserve">Since all participants included in the iHMP study had a BMI classifying them as </w:t>
      </w:r>
      <w:r w:rsidR="00D54849">
        <w:rPr>
          <w:color w:val="000000"/>
        </w:rPr>
        <w:t>overweight</w:t>
      </w:r>
      <w:r w:rsidR="00752CE7">
        <w:rPr>
          <w:color w:val="000000"/>
        </w:rPr>
        <w:t xml:space="preserve"> or </w:t>
      </w:r>
      <w:r>
        <w:rPr>
          <w:color w:val="000000"/>
        </w:rPr>
        <w:t xml:space="preserve">obese, the ratio change seen in this study may not be as large as it could have been if all participants were lean. </w:t>
      </w:r>
      <w:commentRangeStart w:id="88"/>
      <w:r>
        <w:rPr>
          <w:color w:val="000000"/>
        </w:rPr>
        <w:t xml:space="preserve">Furthermore, </w:t>
      </w:r>
      <w:r w:rsidR="004934F4">
        <w:rPr>
          <w:color w:val="000000"/>
        </w:rPr>
        <w:t>the fact that</w:t>
      </w:r>
      <w:r w:rsidR="002A62F8">
        <w:rPr>
          <w:color w:val="000000"/>
        </w:rPr>
        <w:t xml:space="preserve"> </w:t>
      </w:r>
      <w:r w:rsidR="00B86C9C">
        <w:rPr>
          <w:color w:val="000000"/>
        </w:rPr>
        <w:t xml:space="preserve">diet was not recorded could </w:t>
      </w:r>
      <w:r w:rsidR="002A62F8">
        <w:rPr>
          <w:color w:val="000000"/>
        </w:rPr>
        <w:t xml:space="preserve">also have had an influence on this ratio change. </w:t>
      </w:r>
      <w:commentRangeEnd w:id="88"/>
      <w:r w:rsidR="00B44FD8">
        <w:rPr>
          <w:rStyle w:val="CommentReference"/>
          <w:rFonts w:asciiTheme="minorHAnsi" w:eastAsiaTheme="minorHAnsi" w:hAnsiTheme="minorHAnsi" w:cstheme="minorBidi"/>
          <w:lang w:eastAsia="en-US"/>
        </w:rPr>
        <w:commentReference w:id="88"/>
      </w:r>
      <w:r w:rsidR="0099327C">
        <w:rPr>
          <w:color w:val="000000"/>
        </w:rPr>
        <w:t xml:space="preserve">Nevertheless, </w:t>
      </w:r>
      <w:r w:rsidR="000E3098">
        <w:rPr>
          <w:color w:val="000000"/>
        </w:rPr>
        <w:t xml:space="preserve">the small change observed in the present study is still consistent with previous literature and, hence, suggests </w:t>
      </w:r>
      <w:r w:rsidR="005301C1">
        <w:rPr>
          <w:color w:val="000000"/>
        </w:rPr>
        <w:t>that</w:t>
      </w:r>
      <w:r w:rsidR="000E3098">
        <w:rPr>
          <w:color w:val="000000"/>
        </w:rPr>
        <w:t xml:space="preserve"> </w:t>
      </w:r>
      <w:r w:rsidR="005D577C">
        <w:rPr>
          <w:color w:val="000000"/>
        </w:rPr>
        <w:t xml:space="preserve">IR </w:t>
      </w:r>
      <w:del w:id="89" w:author="Susan Steinbusch-Coort" w:date="2020-06-30T16:19:00Z">
        <w:r w:rsidR="005301C1" w:rsidDel="00201F68">
          <w:rPr>
            <w:color w:val="000000"/>
          </w:rPr>
          <w:delText>is able to</w:delText>
        </w:r>
      </w:del>
      <w:ins w:id="90" w:author="Susan Steinbusch-Coort" w:date="2020-06-30T16:19:00Z">
        <w:r w:rsidR="00201F68">
          <w:rPr>
            <w:color w:val="000000"/>
          </w:rPr>
          <w:t>can</w:t>
        </w:r>
      </w:ins>
      <w:r w:rsidR="005301C1">
        <w:rPr>
          <w:color w:val="000000"/>
        </w:rPr>
        <w:t xml:space="preserve"> influence t</w:t>
      </w:r>
      <w:r w:rsidR="005D577C">
        <w:rPr>
          <w:color w:val="000000"/>
        </w:rPr>
        <w:t xml:space="preserve">he microbiome independent of BMI and diet. </w:t>
      </w:r>
    </w:p>
    <w:p w14:paraId="70FB72B9" w14:textId="0A1FA919" w:rsidR="00E57973" w:rsidRPr="00BA7097" w:rsidRDefault="004A2E89" w:rsidP="00E57973">
      <w:pPr>
        <w:pStyle w:val="NormalWeb"/>
        <w:spacing w:before="0" w:beforeAutospacing="0" w:after="0" w:afterAutospacing="0" w:line="360" w:lineRule="auto"/>
        <w:jc w:val="both"/>
        <w:rPr>
          <w:color w:val="ED7D31" w:themeColor="accent2"/>
        </w:rPr>
      </w:pPr>
      <w:r w:rsidRPr="00BA6E3C">
        <w:rPr>
          <w:color w:val="000000"/>
        </w:rPr>
        <w:t xml:space="preserve">However, it should be noted that </w:t>
      </w:r>
      <w:r w:rsidR="002D7C82">
        <w:rPr>
          <w:color w:val="000000"/>
        </w:rPr>
        <w:t>m</w:t>
      </w:r>
      <w:r w:rsidR="000E106A">
        <w:rPr>
          <w:color w:val="000000"/>
        </w:rPr>
        <w:t xml:space="preserve">etagenomic separation </w:t>
      </w:r>
      <w:r w:rsidR="00FA2C26">
        <w:rPr>
          <w:color w:val="000000"/>
        </w:rPr>
        <w:t xml:space="preserve">was unexpectedly observed </w:t>
      </w:r>
      <w:r w:rsidR="000E106A">
        <w:rPr>
          <w:color w:val="000000"/>
        </w:rPr>
        <w:t xml:space="preserve">within the </w:t>
      </w:r>
      <w:r w:rsidR="00FA2C26">
        <w:rPr>
          <w:color w:val="000000"/>
        </w:rPr>
        <w:t>IR and IS group themselves</w:t>
      </w:r>
      <w:r w:rsidR="00FA2C26" w:rsidRPr="00336B62">
        <w:rPr>
          <w:color w:val="ED7D31" w:themeColor="accent2"/>
        </w:rPr>
        <w:t>.</w:t>
      </w:r>
      <w:r w:rsidR="00F60243" w:rsidRPr="00336B62">
        <w:rPr>
          <w:color w:val="ED7D31" w:themeColor="accent2"/>
        </w:rPr>
        <w:t xml:space="preserve"> </w:t>
      </w:r>
      <w:r w:rsidR="00FC59C2" w:rsidRPr="00336B62">
        <w:rPr>
          <w:color w:val="ED7D31" w:themeColor="accent2"/>
        </w:rPr>
        <w:t xml:space="preserve">This </w:t>
      </w:r>
      <w:r w:rsidR="007740E2" w:rsidRPr="00336B62">
        <w:rPr>
          <w:color w:val="ED7D31" w:themeColor="accent2"/>
        </w:rPr>
        <w:t>could have</w:t>
      </w:r>
      <w:r w:rsidR="00F71231" w:rsidRPr="00336B62">
        <w:rPr>
          <w:color w:val="ED7D31" w:themeColor="accent2"/>
        </w:rPr>
        <w:t xml:space="preserve"> </w:t>
      </w:r>
      <w:r w:rsidR="00FC59C2" w:rsidRPr="00336B62">
        <w:rPr>
          <w:color w:val="ED7D31" w:themeColor="accent2"/>
        </w:rPr>
        <w:t>result</w:t>
      </w:r>
      <w:r w:rsidR="007740E2" w:rsidRPr="00336B62">
        <w:rPr>
          <w:color w:val="ED7D31" w:themeColor="accent2"/>
        </w:rPr>
        <w:t>ed</w:t>
      </w:r>
      <w:r w:rsidR="00FC59C2" w:rsidRPr="00336B62">
        <w:rPr>
          <w:color w:val="ED7D31" w:themeColor="accent2"/>
        </w:rPr>
        <w:t xml:space="preserve"> </w:t>
      </w:r>
      <w:r w:rsidR="007740E2" w:rsidRPr="00336B62">
        <w:rPr>
          <w:color w:val="ED7D31" w:themeColor="accent2"/>
        </w:rPr>
        <w:t>from</w:t>
      </w:r>
      <w:r w:rsidR="004B794A" w:rsidRPr="00336B62">
        <w:rPr>
          <w:color w:val="ED7D31" w:themeColor="accent2"/>
        </w:rPr>
        <w:t xml:space="preserve"> </w:t>
      </w:r>
      <w:r w:rsidR="00E27F60" w:rsidRPr="00336B62">
        <w:rPr>
          <w:color w:val="ED7D31" w:themeColor="accent2"/>
        </w:rPr>
        <w:t xml:space="preserve">the </w:t>
      </w:r>
      <w:r w:rsidR="000D0168" w:rsidRPr="00336B62">
        <w:rPr>
          <w:color w:val="ED7D31" w:themeColor="accent2"/>
        </w:rPr>
        <w:t xml:space="preserve">large </w:t>
      </w:r>
      <w:r w:rsidR="00E57973" w:rsidRPr="00336B62">
        <w:rPr>
          <w:color w:val="ED7D31" w:themeColor="accent2"/>
        </w:rPr>
        <w:t>variation in absolute phyla abundances between the samples within each group</w:t>
      </w:r>
      <w:r w:rsidR="00077719" w:rsidRPr="00336B62">
        <w:rPr>
          <w:color w:val="ED7D31" w:themeColor="accent2"/>
        </w:rPr>
        <w:t xml:space="preserve"> </w:t>
      </w:r>
      <w:r w:rsidR="007740E2" w:rsidRPr="00336B62">
        <w:rPr>
          <w:color w:val="ED7D31" w:themeColor="accent2"/>
        </w:rPr>
        <w:t>and</w:t>
      </w:r>
      <w:r w:rsidR="00077719" w:rsidRPr="00336B62">
        <w:rPr>
          <w:color w:val="ED7D31" w:themeColor="accent2"/>
        </w:rPr>
        <w:t xml:space="preserve"> may have been caused by factors not </w:t>
      </w:r>
      <w:del w:id="91" w:author="Susan Steinbusch-Coort" w:date="2020-06-30T16:19:00Z">
        <w:r w:rsidR="00077719" w:rsidRPr="00336B62" w:rsidDel="00201F68">
          <w:rPr>
            <w:color w:val="ED7D31" w:themeColor="accent2"/>
          </w:rPr>
          <w:delText>taken into account</w:delText>
        </w:r>
      </w:del>
      <w:ins w:id="92" w:author="Susan Steinbusch-Coort" w:date="2020-06-30T16:19:00Z">
        <w:r w:rsidR="00201F68" w:rsidRPr="00336B62">
          <w:rPr>
            <w:color w:val="ED7D31" w:themeColor="accent2"/>
          </w:rPr>
          <w:t>considered</w:t>
        </w:r>
      </w:ins>
      <w:r w:rsidR="00077719" w:rsidRPr="00336B62">
        <w:rPr>
          <w:color w:val="ED7D31" w:themeColor="accent2"/>
        </w:rPr>
        <w:t xml:space="preserve">. </w:t>
      </w:r>
      <w:r w:rsidR="00964009" w:rsidRPr="00336B62">
        <w:rPr>
          <w:color w:val="ED7D31" w:themeColor="accent2"/>
        </w:rPr>
        <w:t>For instance, both ethnicity and diet have been shown to affect microbiome composition</w:t>
      </w:r>
      <w:r w:rsidR="006A10D5">
        <w:rPr>
          <w:color w:val="ED7D31" w:themeColor="accent2"/>
        </w:rPr>
        <w:t xml:space="preserve"> </w:t>
      </w:r>
      <w:r w:rsidR="006A10D5">
        <w:rPr>
          <w:color w:val="ED7D31" w:themeColor="accent2"/>
        </w:rPr>
        <w:fldChar w:fldCharType="begin"/>
      </w:r>
      <w:r w:rsidR="00D143FE">
        <w:rPr>
          <w:color w:val="ED7D31" w:themeColor="accent2"/>
        </w:rPr>
        <w:instrText xml:space="preserve"> ADDIN EN.CITE &lt;EndNote&gt;&lt;Cite&gt;&lt;Author&gt;Gaulke&lt;/Author&gt;&lt;Year&gt;2018&lt;/Year&gt;&lt;RecNum&gt;46&lt;/RecNum&gt;&lt;DisplayText&gt;(46, 47)&lt;/DisplayText&gt;&lt;record&gt;&lt;rec-number&gt;46&lt;/rec-number&gt;&lt;foreign-keys&gt;&lt;key app="EN" db-id="5vrfsrrsq25exredw29vf0ejdxsprwatv9fp" timestamp="1593186935"&gt;46&lt;/key&gt;&lt;/foreign-keys&gt;&lt;ref-type name="Journal Article"&gt;17&lt;/ref-type&gt;&lt;contributors&gt;&lt;authors&gt;&lt;author&gt;Gaulke, Christopher A&lt;/author&gt;&lt;author&gt;Sharpton, Thomas J&lt;/author&gt;&lt;/authors&gt;&lt;/contributors&gt;&lt;titles&gt;&lt;title&gt;The influence of ethnicity and geography on human gut microbiome composition&lt;/title&gt;&lt;secondary-title&gt;Nature medicine&lt;/secondary-title&gt;&lt;/titles&gt;&lt;periodical&gt;&lt;full-title&gt;Nature medicine&lt;/full-title&gt;&lt;/periodical&gt;&lt;pages&gt;1495-1496&lt;/pages&gt;&lt;volume&gt;24&lt;/volume&gt;&lt;number&gt;10&lt;/number&gt;&lt;dates&gt;&lt;year&gt;2018&lt;/year&gt;&lt;/dates&gt;&lt;isbn&gt;1546-170X&lt;/isbn&gt;&lt;urls&gt;&lt;/urls&gt;&lt;/record&gt;&lt;/Cite&gt;&lt;Cite&gt;&lt;Author&gt;David&lt;/Author&gt;&lt;Year&gt;2014&lt;/Year&gt;&lt;RecNum&gt;47&lt;/RecNum&gt;&lt;record&gt;&lt;rec-number&gt;47&lt;/rec-number&gt;&lt;foreign-keys&gt;&lt;key app="EN" db-id="5vrfsrrsq25exredw29vf0ejdxsprwatv9fp" timestamp="1593186997"&gt;47&lt;/key&gt;&lt;/foreign-keys&gt;&lt;ref-type name="Journal Article"&gt;17&lt;/ref-type&gt;&lt;contributors&gt;&lt;authors&gt;&lt;author&gt;David, Lawrence A&lt;/author&gt;&lt;author&gt;Maurice, Corinne F&lt;/author&gt;&lt;author&gt;Carmody, Rachel N&lt;/author&gt;&lt;author&gt;Gootenberg, David B&lt;/author&gt;&lt;author&gt;Button, Julie E&lt;/author&gt;&lt;author&gt;Wolfe, Benjamin E&lt;/author&gt;&lt;author&gt;Ling, Alisha V&lt;/author&gt;&lt;author&gt;Devlin, A Sloan&lt;/author&gt;&lt;author&gt;Varma, Yug&lt;/author&gt;&lt;author&gt;Fischbach, Michael A&lt;/author&gt;&lt;/authors&gt;&lt;/contributors&gt;&lt;titles&gt;&lt;title&gt;Diet rapidly and reproducibly alters the human gut microbiome&lt;/title&gt;&lt;secondary-title&gt;Nature&lt;/secondary-title&gt;&lt;/titles&gt;&lt;periodical&gt;&lt;full-title&gt;Nature&lt;/full-title&gt;&lt;/periodical&gt;&lt;pages&gt;559-563&lt;/pages&gt;&lt;volume&gt;505&lt;/volume&gt;&lt;number&gt;7484&lt;/number&gt;&lt;dates&gt;&lt;year&gt;2014&lt;/year&gt;&lt;/dates&gt;&lt;isbn&gt;1476-4687&lt;/isbn&gt;&lt;urls&gt;&lt;/urls&gt;&lt;/record&gt;&lt;/Cite&gt;&lt;/EndNote&gt;</w:instrText>
      </w:r>
      <w:r w:rsidR="006A10D5">
        <w:rPr>
          <w:color w:val="ED7D31" w:themeColor="accent2"/>
        </w:rPr>
        <w:fldChar w:fldCharType="separate"/>
      </w:r>
      <w:r w:rsidR="00D143FE">
        <w:rPr>
          <w:noProof/>
          <w:color w:val="ED7D31" w:themeColor="accent2"/>
        </w:rPr>
        <w:t>(46, 47)</w:t>
      </w:r>
      <w:r w:rsidR="006A10D5">
        <w:rPr>
          <w:color w:val="ED7D31" w:themeColor="accent2"/>
        </w:rPr>
        <w:fldChar w:fldCharType="end"/>
      </w:r>
      <w:r w:rsidR="00D143FE">
        <w:rPr>
          <w:rStyle w:val="Hyperlink"/>
          <w:color w:val="ED7D31" w:themeColor="accent2"/>
          <w:u w:val="none"/>
        </w:rPr>
        <w:t xml:space="preserve"> </w:t>
      </w:r>
      <w:commentRangeStart w:id="93"/>
      <w:r w:rsidR="0099729B" w:rsidRPr="00336B62">
        <w:rPr>
          <w:color w:val="ED7D31" w:themeColor="accent2"/>
        </w:rPr>
        <w:t xml:space="preserve">but were not </w:t>
      </w:r>
      <w:r w:rsidR="008201A6" w:rsidRPr="00336B62">
        <w:rPr>
          <w:color w:val="ED7D31" w:themeColor="accent2"/>
        </w:rPr>
        <w:t>considered</w:t>
      </w:r>
      <w:r w:rsidR="00A355AD" w:rsidRPr="00336B62">
        <w:rPr>
          <w:color w:val="ED7D31" w:themeColor="accent2"/>
        </w:rPr>
        <w:t xml:space="preserve"> in the current study</w:t>
      </w:r>
      <w:r w:rsidR="00F2245D" w:rsidRPr="00336B62">
        <w:rPr>
          <w:color w:val="ED7D31" w:themeColor="accent2"/>
        </w:rPr>
        <w:t xml:space="preserve"> and</w:t>
      </w:r>
      <w:r w:rsidR="006E0CB3" w:rsidRPr="00336B62">
        <w:rPr>
          <w:color w:val="ED7D31" w:themeColor="accent2"/>
        </w:rPr>
        <w:t>,</w:t>
      </w:r>
      <w:r w:rsidR="00964009" w:rsidRPr="00336B62">
        <w:rPr>
          <w:color w:val="ED7D31" w:themeColor="accent2"/>
        </w:rPr>
        <w:t xml:space="preserve"> </w:t>
      </w:r>
      <w:r w:rsidR="00990DBA">
        <w:rPr>
          <w:color w:val="ED7D31" w:themeColor="accent2"/>
        </w:rPr>
        <w:t>thus</w:t>
      </w:r>
      <w:r w:rsidR="00964009" w:rsidRPr="00336B62">
        <w:rPr>
          <w:color w:val="ED7D31" w:themeColor="accent2"/>
        </w:rPr>
        <w:t xml:space="preserve">, could have </w:t>
      </w:r>
      <w:r w:rsidR="0097011E" w:rsidRPr="00336B62">
        <w:rPr>
          <w:color w:val="ED7D31" w:themeColor="accent2"/>
        </w:rPr>
        <w:t xml:space="preserve">influenced the </w:t>
      </w:r>
      <w:r w:rsidR="0099729B" w:rsidRPr="00336B62">
        <w:rPr>
          <w:color w:val="ED7D31" w:themeColor="accent2"/>
        </w:rPr>
        <w:t xml:space="preserve">results. </w:t>
      </w:r>
      <w:commentRangeEnd w:id="93"/>
      <w:r w:rsidR="00201F68">
        <w:rPr>
          <w:rStyle w:val="CommentReference"/>
          <w:rFonts w:asciiTheme="minorHAnsi" w:eastAsiaTheme="minorHAnsi" w:hAnsiTheme="minorHAnsi" w:cstheme="minorBidi"/>
          <w:lang w:eastAsia="en-US"/>
        </w:rPr>
        <w:commentReference w:id="93"/>
      </w:r>
      <w:r w:rsidR="00E57973">
        <w:rPr>
          <w:color w:val="000000"/>
        </w:rPr>
        <w:t>N</w:t>
      </w:r>
      <w:r w:rsidR="0004535D">
        <w:rPr>
          <w:color w:val="000000"/>
        </w:rPr>
        <w:t>one</w:t>
      </w:r>
      <w:r w:rsidR="00E57973">
        <w:rPr>
          <w:color w:val="000000"/>
        </w:rPr>
        <w:t>theless, investigation of the microbiome at OTU level rather than phylum level, produced results more consistent with previous literature.</w:t>
      </w:r>
    </w:p>
    <w:p w14:paraId="796D097B" w14:textId="7EADA88A" w:rsidR="00E57973" w:rsidRPr="005C2B87" w:rsidRDefault="00E57973" w:rsidP="00E57973">
      <w:pPr>
        <w:pStyle w:val="NormalWeb"/>
        <w:spacing w:before="0" w:beforeAutospacing="0" w:after="0" w:afterAutospacing="0" w:line="360" w:lineRule="auto"/>
        <w:jc w:val="both"/>
        <w:rPr>
          <w:color w:val="000000"/>
        </w:rPr>
      </w:pPr>
      <w:r>
        <w:rPr>
          <w:color w:val="000000"/>
        </w:rPr>
        <w:lastRenderedPageBreak/>
        <w:t>For instance, the OTU more abundant in the IR condition that had the greatest discrepancy in abundance compared to the IS condition (</w:t>
      </w:r>
      <w:proofErr w:type="spellStart"/>
      <w:r>
        <w:rPr>
          <w:i/>
          <w:iCs/>
          <w:color w:val="000000"/>
        </w:rPr>
        <w:t>Oscillospira</w:t>
      </w:r>
      <w:proofErr w:type="spellEnd"/>
      <w:r>
        <w:rPr>
          <w:color w:val="000000"/>
        </w:rPr>
        <w:t xml:space="preserve">), belongs to the </w:t>
      </w:r>
      <w:r>
        <w:rPr>
          <w:i/>
          <w:iCs/>
          <w:color w:val="000000"/>
        </w:rPr>
        <w:t xml:space="preserve">Firmicutes </w:t>
      </w:r>
      <w:r>
        <w:rPr>
          <w:color w:val="000000"/>
        </w:rPr>
        <w:t xml:space="preserve">phylum. This coincides with the finding that </w:t>
      </w:r>
      <w:r>
        <w:rPr>
          <w:i/>
          <w:iCs/>
          <w:color w:val="000000"/>
        </w:rPr>
        <w:t xml:space="preserve">Firmicutes </w:t>
      </w:r>
      <w:r>
        <w:rPr>
          <w:color w:val="000000"/>
        </w:rPr>
        <w:t xml:space="preserve">tend to be more abundant in IR individuals when compared to IS controls of similar BMI </w:t>
      </w:r>
      <w:r w:rsidR="004E3D26">
        <w:rPr>
          <w:color w:val="000000"/>
        </w:rPr>
        <w:fldChar w:fldCharType="begin"/>
      </w:r>
      <w:r w:rsidR="004E3D26">
        <w:rPr>
          <w:color w:val="000000"/>
        </w:rPr>
        <w:instrText xml:space="preserve"> ADDIN EN.CITE &lt;EndNote&gt;&lt;Cite&gt;&lt;Author&gt;Moreno-Indias&lt;/Author&gt;&lt;Year&gt;2016&lt;/Year&gt;&lt;RecNum&gt;48&lt;/RecNum&gt;&lt;DisplayText&gt;(48)&lt;/DisplayText&gt;&lt;record&gt;&lt;rec-number&gt;48&lt;/rec-number&gt;&lt;foreign-keys&gt;&lt;key app="EN" db-id="5vrfsrrsq25exredw29vf0ejdxsprwatv9fp" timestamp="1593187092"&gt;48&lt;/key&gt;&lt;/foreign-keys&gt;&lt;ref-type name="Journal Article"&gt;17&lt;/ref-type&gt;&lt;contributors&gt;&lt;authors&gt;&lt;author&gt;Moreno-Indias, Isabel&lt;/author&gt;&lt;author&gt;Sánchez-Alcoholado, Lidia&lt;/author&gt;&lt;author&gt;García-Fuentes, Eduardo&lt;/author&gt;&lt;author&gt;Cardona, Fernando&lt;/author&gt;&lt;author&gt;Queipo-Ortuño, Maria Isabel&lt;/author&gt;&lt;author&gt;Tinahones, Francisco J&lt;/author&gt;&lt;/authors&gt;&lt;/contributors&gt;&lt;titles&gt;&lt;title&gt;Insulin resistance is associated with specific gut microbiota in appendix samples from morbidly obese patients&lt;/title&gt;&lt;secondary-title&gt;American journal of translational research&lt;/secondary-title&gt;&lt;/titles&gt;&lt;periodical&gt;&lt;full-title&gt;American journal of translational research&lt;/full-title&gt;&lt;/periodical&gt;&lt;pages&gt;5672&lt;/pages&gt;&lt;volume&gt;8&lt;/volume&gt;&lt;number&gt;12&lt;/number&gt;&lt;dates&gt;&lt;year&gt;2016&lt;/year&gt;&lt;/dates&gt;&lt;urls&gt;&lt;/urls&gt;&lt;/record&gt;&lt;/Cite&gt;&lt;/EndNote&gt;</w:instrText>
      </w:r>
      <w:r w:rsidR="004E3D26">
        <w:rPr>
          <w:color w:val="000000"/>
        </w:rPr>
        <w:fldChar w:fldCharType="separate"/>
      </w:r>
      <w:r w:rsidR="004E3D26">
        <w:rPr>
          <w:noProof/>
          <w:color w:val="000000"/>
        </w:rPr>
        <w:t>(48)</w:t>
      </w:r>
      <w:r w:rsidR="004E3D26">
        <w:rPr>
          <w:color w:val="000000"/>
        </w:rPr>
        <w:fldChar w:fldCharType="end"/>
      </w:r>
      <w:r>
        <w:rPr>
          <w:color w:val="000000"/>
        </w:rPr>
        <w:t xml:space="preserve">. Hence, considering the present study population, it may be more beneficial to investigate differences at a level of classification more specific than phylum. For instance, an OTU classified as </w:t>
      </w:r>
      <w:proofErr w:type="spellStart"/>
      <w:r>
        <w:rPr>
          <w:i/>
          <w:iCs/>
          <w:color w:val="000000"/>
        </w:rPr>
        <w:t>Faecalibacterium</w:t>
      </w:r>
      <w:proofErr w:type="spellEnd"/>
      <w:r>
        <w:rPr>
          <w:i/>
          <w:iCs/>
          <w:color w:val="000000"/>
        </w:rPr>
        <w:t xml:space="preserve"> </w:t>
      </w:r>
      <w:proofErr w:type="spellStart"/>
      <w:r>
        <w:rPr>
          <w:i/>
          <w:iCs/>
          <w:color w:val="000000"/>
        </w:rPr>
        <w:t>prausnitzii</w:t>
      </w:r>
      <w:proofErr w:type="spellEnd"/>
      <w:r>
        <w:rPr>
          <w:i/>
          <w:iCs/>
          <w:color w:val="000000"/>
        </w:rPr>
        <w:t xml:space="preserve"> </w:t>
      </w:r>
      <w:r>
        <w:rPr>
          <w:color w:val="000000"/>
        </w:rPr>
        <w:t xml:space="preserve">was found to be less abundant in the IR condition and to be the microbe contributing the 2nd most to the metagenomic separation of the groups. </w:t>
      </w:r>
      <w:r>
        <w:rPr>
          <w:i/>
          <w:iCs/>
          <w:color w:val="000000"/>
        </w:rPr>
        <w:t xml:space="preserve">F. </w:t>
      </w:r>
      <w:proofErr w:type="spellStart"/>
      <w:r>
        <w:rPr>
          <w:i/>
          <w:iCs/>
          <w:color w:val="000000"/>
        </w:rPr>
        <w:t>prausnitzii</w:t>
      </w:r>
      <w:proofErr w:type="spellEnd"/>
      <w:r>
        <w:rPr>
          <w:color w:val="000000"/>
        </w:rPr>
        <w:t xml:space="preserve"> is a species of butyrate producing bacteria whose presence has been shown to improve insulin sensitivity by protecting against inflammation-induced insulin resistance </w:t>
      </w:r>
      <w:r w:rsidR="003D2F41">
        <w:rPr>
          <w:color w:val="000000"/>
        </w:rPr>
        <w:fldChar w:fldCharType="begin"/>
      </w:r>
      <w:r w:rsidR="003D2F41">
        <w:rPr>
          <w:color w:val="000000"/>
        </w:rPr>
        <w:instrText xml:space="preserve"> ADDIN EN.CITE &lt;EndNote&gt;&lt;Cite&gt;&lt;Author&gt;Ganesan&lt;/Author&gt;&lt;Year&gt;2018&lt;/Year&gt;&lt;RecNum&gt;49&lt;/RecNum&gt;&lt;DisplayText&gt;(49)&lt;/DisplayText&gt;&lt;record&gt;&lt;rec-number&gt;49&lt;/rec-number&gt;&lt;foreign-keys&gt;&lt;key app="EN" db-id="5vrfsrrsq25exredw29vf0ejdxsprwatv9fp" timestamp="1593187161"&gt;49&lt;/key&gt;&lt;/foreign-keys&gt;&lt;ref-type name="Journal Article"&gt;17&lt;/ref-type&gt;&lt;contributors&gt;&lt;authors&gt;&lt;author&gt;Ganesan, Kumar&lt;/author&gt;&lt;author&gt;Chung, Sookja Kim&lt;/author&gt;&lt;author&gt;Vanamala, Jairam&lt;/author&gt;&lt;author&gt;Xu, Baojun&lt;/author&gt;&lt;/authors&gt;&lt;/contributors&gt;&lt;titles&gt;&lt;title&gt;Causal relationship between diet-induced gut microbiota changes and diabetes: a novel strategy to transplant Faecalibacterium prausnitzii in preventing diabetes&lt;/title&gt;&lt;secondary-title&gt;International journal of molecular sciences&lt;/secondary-title&gt;&lt;/titles&gt;&lt;periodical&gt;&lt;full-title&gt;International journal of molecular sciences&lt;/full-title&gt;&lt;/periodical&gt;&lt;pages&gt;3720&lt;/pages&gt;&lt;volume&gt;19&lt;/volume&gt;&lt;number&gt;12&lt;/number&gt;&lt;dates&gt;&lt;year&gt;2018&lt;/year&gt;&lt;/dates&gt;&lt;urls&gt;&lt;/urls&gt;&lt;/record&gt;&lt;/Cite&gt;&lt;/EndNote&gt;</w:instrText>
      </w:r>
      <w:r w:rsidR="003D2F41">
        <w:rPr>
          <w:color w:val="000000"/>
        </w:rPr>
        <w:fldChar w:fldCharType="separate"/>
      </w:r>
      <w:r w:rsidR="003D2F41">
        <w:rPr>
          <w:noProof/>
          <w:color w:val="000000"/>
        </w:rPr>
        <w:t>(49)</w:t>
      </w:r>
      <w:r w:rsidR="003D2F41">
        <w:rPr>
          <w:color w:val="000000"/>
        </w:rPr>
        <w:fldChar w:fldCharType="end"/>
      </w:r>
      <w:r w:rsidR="003D2F41">
        <w:rPr>
          <w:color w:val="000000"/>
        </w:rPr>
        <w:t xml:space="preserve">. </w:t>
      </w:r>
      <w:r>
        <w:rPr>
          <w:color w:val="000000"/>
        </w:rPr>
        <w:t xml:space="preserve">Hence, a lower abundance of this species in IR subjects could potentially be an explanation for their insulin resistance. Moreover, almost half the OTUs that best explained the covariation between the metabolomic and metagenomic data were </w:t>
      </w:r>
      <w:r>
        <w:rPr>
          <w:i/>
          <w:iCs/>
          <w:color w:val="000000"/>
        </w:rPr>
        <w:t>F.prausnitzii</w:t>
      </w:r>
      <w:r>
        <w:rPr>
          <w:color w:val="000000"/>
        </w:rPr>
        <w:t xml:space="preserve">. This could suggest a possible link between the host metabolome and the presence of </w:t>
      </w:r>
      <w:r>
        <w:rPr>
          <w:i/>
          <w:iCs/>
          <w:color w:val="000000"/>
        </w:rPr>
        <w:t>F.prausnitzii</w:t>
      </w:r>
      <w:r>
        <w:rPr>
          <w:color w:val="000000"/>
        </w:rPr>
        <w:t xml:space="preserve">. For instance, one of the metabolites generated from the same analysis and which was deemed to be significantly less abundant in IR was 2-AG. Increased levels of 2-AG have been associated with administration of </w:t>
      </w:r>
      <w:r>
        <w:rPr>
          <w:i/>
          <w:iCs/>
          <w:color w:val="000000"/>
        </w:rPr>
        <w:t>Akkermansia muciniphila</w:t>
      </w:r>
      <w:r>
        <w:rPr>
          <w:color w:val="000000"/>
        </w:rPr>
        <w:t xml:space="preserve"> </w:t>
      </w:r>
      <w:r w:rsidR="004E4502">
        <w:rPr>
          <w:color w:val="000000"/>
        </w:rPr>
        <w:fldChar w:fldCharType="begin"/>
      </w:r>
      <w:r w:rsidR="004E4502">
        <w:rPr>
          <w:color w:val="000000"/>
        </w:rPr>
        <w:instrText xml:space="preserve"> ADDIN EN.CITE &lt;EndNote&gt;&lt;Cite&gt;&lt;Author&gt;Baptista&lt;/Author&gt;&lt;Year&gt;2020&lt;/Year&gt;&lt;RecNum&gt;50&lt;/RecNum&gt;&lt;DisplayText&gt;(50)&lt;/DisplayText&gt;&lt;record&gt;&lt;rec-number&gt;50&lt;/rec-number&gt;&lt;foreign-keys&gt;&lt;key app="EN" db-id="5vrfsrrsq25exredw29vf0ejdxsprwatv9fp" timestamp="1593187264"&gt;50&lt;/key&gt;&lt;/foreign-keys&gt;&lt;ref-type name="Journal Article"&gt;17&lt;/ref-type&gt;&lt;contributors&gt;&lt;authors&gt;&lt;author&gt;Baptista, Liliana C&lt;/author&gt;&lt;author&gt;Sun, Yi&lt;/author&gt;&lt;author&gt;Carter, Christy S&lt;/author&gt;&lt;author&gt;Buford, Thomas W&lt;/author&gt;&lt;/authors&gt;&lt;/contributors&gt;&lt;titles&gt;&lt;title&gt;Crosstalk Between the Gut Microbiome and Bioactive Lipids: Therapeutic Targets in Cognitive Frailty&lt;/title&gt;&lt;secondary-title&gt;Frontiers in Nutrition&lt;/secondary-title&gt;&lt;/titles&gt;&lt;periodical&gt;&lt;full-title&gt;Frontiers in nutrition&lt;/full-title&gt;&lt;/periodical&gt;&lt;pages&gt;17&lt;/pages&gt;&lt;volume&gt;7&lt;/volume&gt;&lt;dates&gt;&lt;year&gt;2020&lt;/year&gt;&lt;/dates&gt;&lt;isbn&gt;2296-861X&lt;/isbn&gt;&lt;urls&gt;&lt;/urls&gt;&lt;/record&gt;&lt;/Cite&gt;&lt;/EndNote&gt;</w:instrText>
      </w:r>
      <w:r w:rsidR="004E4502">
        <w:rPr>
          <w:color w:val="000000"/>
        </w:rPr>
        <w:fldChar w:fldCharType="separate"/>
      </w:r>
      <w:r w:rsidR="004E4502">
        <w:rPr>
          <w:noProof/>
          <w:color w:val="000000"/>
        </w:rPr>
        <w:t>(50)</w:t>
      </w:r>
      <w:r w:rsidR="004E4502">
        <w:rPr>
          <w:color w:val="000000"/>
        </w:rPr>
        <w:fldChar w:fldCharType="end"/>
      </w:r>
      <w:r>
        <w:rPr>
          <w:color w:val="000000"/>
        </w:rPr>
        <w:t xml:space="preserve">, a bacteria that has been shown to cross-feed </w:t>
      </w:r>
      <w:r>
        <w:rPr>
          <w:i/>
          <w:iCs/>
          <w:color w:val="000000"/>
        </w:rPr>
        <w:t xml:space="preserve">F.prausnitzii </w:t>
      </w:r>
      <w:r w:rsidR="00593D0C">
        <w:rPr>
          <w:i/>
          <w:iCs/>
          <w:color w:val="000000"/>
        </w:rPr>
        <w:fldChar w:fldCharType="begin"/>
      </w:r>
      <w:r w:rsidR="00593D0C">
        <w:rPr>
          <w:i/>
          <w:iCs/>
          <w:color w:val="000000"/>
        </w:rPr>
        <w:instrText xml:space="preserve"> ADDIN EN.CITE &lt;EndNote&gt;&lt;Cite&gt;&lt;Author&gt;Lopez-Siles&lt;/Author&gt;&lt;Year&gt;2018&lt;/Year&gt;&lt;RecNum&gt;51&lt;/RecNum&gt;&lt;DisplayText&gt;(51)&lt;/DisplayText&gt;&lt;record&gt;&lt;rec-number&gt;51&lt;/rec-number&gt;&lt;foreign-keys&gt;&lt;key app="EN" db-id="5vrfsrrsq25exredw29vf0ejdxsprwatv9fp" timestamp="1593187324"&gt;51&lt;/key&gt;&lt;/foreign-keys&gt;&lt;ref-type name="Journal Article"&gt;17&lt;/ref-type&gt;&lt;contributors&gt;&lt;authors&gt;&lt;author&gt;Lopez-Siles, Mireia&lt;/author&gt;&lt;author&gt;Enrich-Capó, Núria&lt;/author&gt;&lt;author&gt;Aldeguer, Xavier&lt;/author&gt;&lt;author&gt;Sabat-Mir, Miriam&lt;/author&gt;&lt;author&gt;Duncan, Sylvia H&lt;/author&gt;&lt;author&gt;Garcia-Gil, L Jesús&lt;/author&gt;&lt;author&gt;Martinez-Medina, Margarita&lt;/author&gt;&lt;/authors&gt;&lt;/contributors&gt;&lt;titles&gt;&lt;title&gt;Alterations in the abundance and co-occurrence of Akkermansia muciniphila and Faecalibacterium prausnitzii in the colonic mucosa of inflammatory bowel disease subjects&lt;/title&gt;&lt;secondary-title&gt;Frontiers in cellular and infection microbiology&lt;/secondary-title&gt;&lt;/titles&gt;&lt;periodical&gt;&lt;full-title&gt;Frontiers in cellular and infection microbiology&lt;/full-title&gt;&lt;/periodical&gt;&lt;pages&gt;281&lt;/pages&gt;&lt;volume&gt;8&lt;/volume&gt;&lt;dates&gt;&lt;year&gt;2018&lt;/year&gt;&lt;/dates&gt;&lt;isbn&gt;2235-2988&lt;/isbn&gt;&lt;urls&gt;&lt;/urls&gt;&lt;/record&gt;&lt;/Cite&gt;&lt;/EndNote&gt;</w:instrText>
      </w:r>
      <w:r w:rsidR="00593D0C">
        <w:rPr>
          <w:i/>
          <w:iCs/>
          <w:color w:val="000000"/>
        </w:rPr>
        <w:fldChar w:fldCharType="separate"/>
      </w:r>
      <w:r w:rsidR="00593D0C">
        <w:rPr>
          <w:i/>
          <w:iCs/>
          <w:noProof/>
          <w:color w:val="000000"/>
        </w:rPr>
        <w:t>(51)</w:t>
      </w:r>
      <w:r w:rsidR="00593D0C">
        <w:rPr>
          <w:i/>
          <w:iCs/>
          <w:color w:val="000000"/>
        </w:rPr>
        <w:fldChar w:fldCharType="end"/>
      </w:r>
      <w:r>
        <w:rPr>
          <w:color w:val="000000"/>
        </w:rPr>
        <w:t>. Therefore, the lower abundance of</w:t>
      </w:r>
      <w:r>
        <w:rPr>
          <w:i/>
          <w:iCs/>
          <w:color w:val="000000"/>
        </w:rPr>
        <w:t xml:space="preserve"> F.prausnitzii</w:t>
      </w:r>
      <w:r>
        <w:rPr>
          <w:color w:val="000000"/>
        </w:rPr>
        <w:t xml:space="preserve"> in IR may explain the lower 2-AG levels since it may be an indication of low </w:t>
      </w:r>
      <w:r>
        <w:rPr>
          <w:i/>
          <w:iCs/>
          <w:color w:val="000000"/>
        </w:rPr>
        <w:t>A. muciniphila</w:t>
      </w:r>
      <w:r>
        <w:rPr>
          <w:color w:val="000000"/>
        </w:rPr>
        <w:t xml:space="preserve">. Yet, this </w:t>
      </w:r>
      <w:r w:rsidR="002C7AB9">
        <w:rPr>
          <w:color w:val="000000"/>
        </w:rPr>
        <w:t xml:space="preserve">is </w:t>
      </w:r>
      <w:r w:rsidR="00D61B3C">
        <w:rPr>
          <w:color w:val="000000"/>
        </w:rPr>
        <w:t xml:space="preserve">more of </w:t>
      </w:r>
      <w:r w:rsidR="000004FF">
        <w:rPr>
          <w:color w:val="000000"/>
        </w:rPr>
        <w:t xml:space="preserve">a </w:t>
      </w:r>
      <w:r w:rsidR="00D61B3C">
        <w:rPr>
          <w:color w:val="000000"/>
        </w:rPr>
        <w:t>suggestion rather than a conclusion from the</w:t>
      </w:r>
      <w:r w:rsidR="005C2B87">
        <w:rPr>
          <w:color w:val="000000"/>
        </w:rPr>
        <w:t xml:space="preserve"> utilized</w:t>
      </w:r>
      <w:r w:rsidR="00D61B3C">
        <w:rPr>
          <w:color w:val="000000"/>
        </w:rPr>
        <w:t xml:space="preserve"> </w:t>
      </w:r>
      <w:r w:rsidR="0077492A">
        <w:rPr>
          <w:color w:val="000000"/>
        </w:rPr>
        <w:t>analyses</w:t>
      </w:r>
      <w:r w:rsidR="005C2B87" w:rsidRPr="000004FF">
        <w:t xml:space="preserve">, </w:t>
      </w:r>
      <w:r w:rsidR="00540E72" w:rsidRPr="000004FF">
        <w:t xml:space="preserve">especially considering </w:t>
      </w:r>
      <w:r w:rsidR="004F1612" w:rsidRPr="000004FF">
        <w:t>the</w:t>
      </w:r>
      <w:r w:rsidR="00F11CFB" w:rsidRPr="000004FF">
        <w:t xml:space="preserve"> </w:t>
      </w:r>
      <w:r w:rsidR="00713160" w:rsidRPr="000004FF">
        <w:t>mediocre</w:t>
      </w:r>
      <w:r w:rsidR="004F1612" w:rsidRPr="000004FF">
        <w:t xml:space="preserve"> relationship between the </w:t>
      </w:r>
      <w:r w:rsidRPr="000004FF">
        <w:t> </w:t>
      </w:r>
      <w:r w:rsidR="00713160" w:rsidRPr="000004FF">
        <w:t xml:space="preserve">metagenomic and metabolic datasets. </w:t>
      </w:r>
    </w:p>
    <w:p w14:paraId="6711B1A3" w14:textId="29CECEAE" w:rsidR="00E57973" w:rsidRDefault="00E57973" w:rsidP="00E57973">
      <w:pPr>
        <w:pStyle w:val="NormalWeb"/>
        <w:spacing w:before="0" w:beforeAutospacing="0" w:after="0" w:afterAutospacing="0" w:line="360" w:lineRule="auto"/>
        <w:jc w:val="both"/>
      </w:pPr>
      <w:r>
        <w:rPr>
          <w:color w:val="000000"/>
        </w:rPr>
        <w:t xml:space="preserve">Concerning 2-AG function, it is an endocannabinoid able to bind receptors involved in thermogenesis </w:t>
      </w:r>
      <w:r w:rsidR="006104C3">
        <w:rPr>
          <w:color w:val="000000"/>
        </w:rPr>
        <w:fldChar w:fldCharType="begin"/>
      </w:r>
      <w:r w:rsidR="006104C3">
        <w:rPr>
          <w:color w:val="000000"/>
        </w:rPr>
        <w:instrText xml:space="preserve"> ADDIN EN.CITE &lt;EndNote&gt;&lt;Cite&gt;&lt;Author&gt;Krott&lt;/Author&gt;&lt;Year&gt;2016&lt;/Year&gt;&lt;RecNum&gt;52&lt;/RecNum&gt;&lt;DisplayText&gt;(52)&lt;/DisplayText&gt;&lt;record&gt;&lt;rec-number&gt;52&lt;/rec-number&gt;&lt;foreign-keys&gt;&lt;key app="EN" db-id="5vrfsrrsq25exredw29vf0ejdxsprwatv9fp" timestamp="1593187381"&gt;52&lt;/key&gt;&lt;/foreign-keys&gt;&lt;ref-type name="Journal Article"&gt;17&lt;/ref-type&gt;&lt;contributors&gt;&lt;authors&gt;&lt;author&gt;Krott, Lucia M&lt;/author&gt;&lt;author&gt;Piscitelli, Fabiana&lt;/author&gt;&lt;author&gt;Heine, Markus&lt;/author&gt;&lt;author&gt;Borrino, Simona&lt;/author&gt;&lt;author&gt;Scheja, Ludger&lt;/author&gt;&lt;author&gt;Silvestri, Cristoforo&lt;/author&gt;&lt;author&gt;Heeren, Joerg&lt;/author&gt;&lt;author&gt;Di Marzo, Vincenzo&lt;/author&gt;&lt;/authors&gt;&lt;/contributors&gt;&lt;titles&gt;&lt;title&gt;Endocannabinoid regulation in white and brown adipose tissue following thermogenic activation&lt;/title&gt;&lt;secondary-title&gt;Journal of lipid research&lt;/secondary-title&gt;&lt;/titles&gt;&lt;periodical&gt;&lt;full-title&gt;Journal of lipid research&lt;/full-title&gt;&lt;/periodical&gt;&lt;pages&gt;464-473&lt;/pages&gt;&lt;volume&gt;57&lt;/volume&gt;&lt;number&gt;3&lt;/number&gt;&lt;dates&gt;&lt;year&gt;2016&lt;/year&gt;&lt;/dates&gt;&lt;isbn&gt;0022-2275&lt;/isbn&gt;&lt;urls&gt;&lt;/urls&gt;&lt;/record&gt;&lt;/Cite&gt;&lt;/EndNote&gt;</w:instrText>
      </w:r>
      <w:r w:rsidR="006104C3">
        <w:rPr>
          <w:color w:val="000000"/>
        </w:rPr>
        <w:fldChar w:fldCharType="separate"/>
      </w:r>
      <w:r w:rsidR="006104C3">
        <w:rPr>
          <w:noProof/>
          <w:color w:val="000000"/>
        </w:rPr>
        <w:t>(52)</w:t>
      </w:r>
      <w:r w:rsidR="006104C3">
        <w:rPr>
          <w:color w:val="000000"/>
        </w:rPr>
        <w:fldChar w:fldCharType="end"/>
      </w:r>
      <w:r w:rsidR="006104C3">
        <w:rPr>
          <w:color w:val="000000"/>
        </w:rPr>
        <w:t xml:space="preserve"> </w:t>
      </w:r>
      <w:r>
        <w:rPr>
          <w:color w:val="000000"/>
        </w:rPr>
        <w:t xml:space="preserve">as evidenced by the PathVisio results. Thermogenesis and other processes involved in energy homeostasis have been shown to be altered in IR states </w:t>
      </w:r>
      <w:r w:rsidR="007D3F9A">
        <w:rPr>
          <w:color w:val="000000"/>
        </w:rPr>
        <w:fldChar w:fldCharType="begin"/>
      </w:r>
      <w:r w:rsidR="00AD69CF">
        <w:rPr>
          <w:color w:val="000000"/>
        </w:rPr>
        <w:instrText xml:space="preserve"> ADDIN EN.CITE &lt;EndNote&gt;&lt;Cite&gt;&lt;Author&gt;Camastra&lt;/Author&gt;&lt;Year&gt;1999&lt;/Year&gt;&lt;RecNum&gt;53&lt;/RecNum&gt;&lt;DisplayText&gt;(53, 54)&lt;/DisplayText&gt;&lt;record&gt;&lt;rec-number&gt;53&lt;/rec-number&gt;&lt;foreign-keys&gt;&lt;key app="EN" db-id="5vrfsrrsq25exredw29vf0ejdxsprwatv9fp" timestamp="1593187444"&gt;53&lt;/key&gt;&lt;/foreign-keys&gt;&lt;ref-type name="Journal Article"&gt;17&lt;/ref-type&gt;&lt;contributors&gt;&lt;authors&gt;&lt;author&gt;Camastra, Stefania&lt;/author&gt;&lt;author&gt;Bonora, E&lt;/author&gt;&lt;author&gt;Del Prato, Stefano&lt;/author&gt;&lt;author&gt;Rett, K&lt;/author&gt;&lt;author&gt;Weck, M&lt;/author&gt;&lt;author&gt;Ferrannini, Eleuterio&lt;/author&gt;&lt;/authors&gt;&lt;/contributors&gt;&lt;titles&gt;&lt;title&gt;Effect of obesity and insulin resistance on resting and glucose-induced thermogenesis in man&lt;/title&gt;&lt;secondary-title&gt;International journal of obesity&lt;/secondary-title&gt;&lt;/titles&gt;&lt;periodical&gt;&lt;full-title&gt;International journal of obesity&lt;/full-title&gt;&lt;/periodical&gt;&lt;pages&gt;1307-1313&lt;/pages&gt;&lt;volume&gt;23&lt;/volume&gt;&lt;number&gt;12&lt;/number&gt;&lt;dates&gt;&lt;year&gt;1999&lt;/year&gt;&lt;/dates&gt;&lt;isbn&gt;1476-5497&lt;/isbn&gt;&lt;urls&gt;&lt;/urls&gt;&lt;/record&gt;&lt;/Cite&gt;&lt;Cite&gt;&lt;Author&gt;Goodpaster&lt;/Author&gt;&lt;Year&gt;2017&lt;/Year&gt;&lt;RecNum&gt;54&lt;/RecNum&gt;&lt;record&gt;&lt;rec-number&gt;54&lt;/rec-number&gt;&lt;foreign-keys&gt;&lt;key app="EN" db-id="5vrfsrrsq25exredw29vf0ejdxsprwatv9fp" timestamp="1593187525"&gt;54&lt;/key&gt;&lt;/foreign-keys&gt;&lt;ref-type name="Journal Article"&gt;17&lt;/ref-type&gt;&lt;contributors&gt;&lt;authors&gt;&lt;author&gt;Goodpaster, Bret H&lt;/author&gt;&lt;author&gt;Sparks, Lauren M&lt;/author&gt;&lt;/authors&gt;&lt;/contributors&gt;&lt;titles&gt;&lt;title&gt;Metabolic flexibility in health and disease&lt;/title&gt;&lt;secondary-title&gt;Cell metabolism&lt;/secondary-title&gt;&lt;/titles&gt;&lt;periodical&gt;&lt;full-title&gt;Cell metabolism&lt;/full-title&gt;&lt;/periodical&gt;&lt;pages&gt;1027-1036&lt;/pages&gt;&lt;volume&gt;25&lt;/volume&gt;&lt;number&gt;5&lt;/number&gt;&lt;dates&gt;&lt;year&gt;2017&lt;/year&gt;&lt;/dates&gt;&lt;isbn&gt;1550-4131&lt;/isbn&gt;&lt;urls&gt;&lt;/urls&gt;&lt;/record&gt;&lt;/Cite&gt;&lt;/EndNote&gt;</w:instrText>
      </w:r>
      <w:r w:rsidR="007D3F9A">
        <w:rPr>
          <w:color w:val="000000"/>
        </w:rPr>
        <w:fldChar w:fldCharType="separate"/>
      </w:r>
      <w:r w:rsidR="00AD69CF">
        <w:rPr>
          <w:noProof/>
          <w:color w:val="000000"/>
        </w:rPr>
        <w:t>(53, 54)</w:t>
      </w:r>
      <w:r w:rsidR="007D3F9A">
        <w:rPr>
          <w:color w:val="000000"/>
        </w:rPr>
        <w:fldChar w:fldCharType="end"/>
      </w:r>
      <w:r w:rsidR="00AD69CF">
        <w:rPr>
          <w:color w:val="000000"/>
        </w:rPr>
        <w:t>.</w:t>
      </w:r>
    </w:p>
    <w:p w14:paraId="2CD8A118" w14:textId="384CE644" w:rsidR="00E57973" w:rsidRPr="005D7116" w:rsidRDefault="00E57973" w:rsidP="00E57973">
      <w:pPr>
        <w:pStyle w:val="NormalWeb"/>
        <w:spacing w:before="0" w:beforeAutospacing="0" w:after="0" w:afterAutospacing="0" w:line="360" w:lineRule="auto"/>
        <w:jc w:val="both"/>
        <w:rPr>
          <w:color w:val="000000"/>
        </w:rPr>
      </w:pPr>
      <w:r>
        <w:rPr>
          <w:color w:val="000000"/>
        </w:rPr>
        <w:t xml:space="preserve">In addition to thermogenesis, other pathways involved in energy homeostasis were also </w:t>
      </w:r>
      <w:r w:rsidR="001B213F">
        <w:rPr>
          <w:color w:val="000000"/>
        </w:rPr>
        <w:t>identified with</w:t>
      </w:r>
      <w:r>
        <w:rPr>
          <w:color w:val="000000"/>
        </w:rPr>
        <w:t xml:space="preserve"> pathway analys</w:t>
      </w:r>
      <w:r w:rsidR="001B213F">
        <w:rPr>
          <w:color w:val="000000"/>
        </w:rPr>
        <w:t>is</w:t>
      </w:r>
      <w:r>
        <w:rPr>
          <w:color w:val="000000"/>
        </w:rPr>
        <w:t xml:space="preserve">. One of these being the D-glutamine and D-glutamate metabolism pathway. </w:t>
      </w:r>
      <w:r w:rsidR="005A6A78">
        <w:rPr>
          <w:color w:val="000000"/>
        </w:rPr>
        <w:t xml:space="preserve">This pathway </w:t>
      </w:r>
      <w:r w:rsidR="00721125">
        <w:rPr>
          <w:color w:val="000000"/>
        </w:rPr>
        <w:t>involved one significantly altered metabolite</w:t>
      </w:r>
      <w:r w:rsidR="005D7116">
        <w:rPr>
          <w:color w:val="000000"/>
        </w:rPr>
        <w:t xml:space="preserve"> called </w:t>
      </w:r>
      <w:r>
        <w:rPr>
          <w:color w:val="000000"/>
        </w:rPr>
        <w:t>L-glutamate</w:t>
      </w:r>
      <w:r w:rsidR="008B5136">
        <w:rPr>
          <w:color w:val="000000"/>
        </w:rPr>
        <w:t>,</w:t>
      </w:r>
      <w:r>
        <w:rPr>
          <w:color w:val="000000"/>
        </w:rPr>
        <w:t xml:space="preserve"> which </w:t>
      </w:r>
      <w:r w:rsidRPr="00DE1396">
        <w:rPr>
          <w:color w:val="000000"/>
        </w:rPr>
        <w:t xml:space="preserve">was found to be significantly more abundant in the IR subjects of this study. This change in abundance coincides with previous literature showing an association between high glutamate levels and T2D </w:t>
      </w:r>
      <w:r w:rsidR="00DF7E87" w:rsidRPr="00DE1396">
        <w:rPr>
          <w:color w:val="000000"/>
        </w:rPr>
        <w:fldChar w:fldCharType="begin"/>
      </w:r>
      <w:r w:rsidR="00DF7E87" w:rsidRPr="00DE1396">
        <w:rPr>
          <w:color w:val="000000"/>
        </w:rPr>
        <w:instrText xml:space="preserve"> ADDIN EN.CITE &lt;EndNote&gt;&lt;Cite&gt;&lt;Author&gt;Liu&lt;/Author&gt;&lt;Year&gt;2019&lt;/Year&gt;&lt;RecNum&gt;55&lt;/RecNum&gt;&lt;DisplayText&gt;(55)&lt;/DisplayText&gt;&lt;record&gt;&lt;rec-number&gt;55&lt;/rec-number&gt;&lt;foreign-keys&gt;&lt;key app="EN" db-id="5vrfsrrsq25exredw29vf0ejdxsprwatv9fp" timestamp="1593187588"&gt;55&lt;/key&gt;&lt;/foreign-keys&gt;&lt;ref-type name="Journal Article"&gt;17&lt;/ref-type&gt;&lt;contributors&gt;&lt;authors&gt;&lt;author&gt;Liu, Xiaoran&lt;/author&gt;&lt;author&gt;Zheng, Yan&lt;/author&gt;&lt;author&gt;Guasch-Ferré, Marta&lt;/author&gt;&lt;author&gt;Ruiz-Canela, Miguel&lt;/author&gt;&lt;author&gt;Toledo, Estefanía&lt;/author&gt;&lt;author&gt;Clish, Clary&lt;/author&gt;&lt;author&gt;Liang, Liming&lt;/author&gt;&lt;author&gt;Razquin, Cristina&lt;/author&gt;&lt;author&gt;Corella, Dolores&lt;/author&gt;&lt;author&gt;Estruch, Ramón&lt;/author&gt;&lt;/authors&gt;&lt;/contributors&gt;&lt;titles&gt;&lt;title&gt;High plasma glutamate and low glutamine-to-glutamate ratio are associated with type 2 diabetes: Case-cohort study within the PREDIMED trial&lt;/title&gt;&lt;secondary-title&gt;Nutrition, Metabolism and Cardiovascular Diseases&lt;/secondary-title&gt;&lt;/titles&gt;&lt;periodical&gt;&lt;full-title&gt;Nutrition, Metabolism and Cardiovascular Diseases&lt;/full-title&gt;&lt;/periodical&gt;&lt;pages&gt;1040-1049&lt;/pages&gt;&lt;volume&gt;29&lt;/volume&gt;&lt;number&gt;10&lt;/number&gt;&lt;dates&gt;&lt;year&gt;2019&lt;/year&gt;&lt;/dates&gt;&lt;isbn&gt;0939-4753&lt;/isbn&gt;&lt;urls&gt;&lt;/urls&gt;&lt;/record&gt;&lt;/Cite&gt;&lt;/EndNote&gt;</w:instrText>
      </w:r>
      <w:r w:rsidR="00DF7E87" w:rsidRPr="00DE1396">
        <w:rPr>
          <w:color w:val="000000"/>
        </w:rPr>
        <w:fldChar w:fldCharType="separate"/>
      </w:r>
      <w:r w:rsidR="00DF7E87" w:rsidRPr="00DE1396">
        <w:rPr>
          <w:noProof/>
          <w:color w:val="000000"/>
        </w:rPr>
        <w:t>(55)</w:t>
      </w:r>
      <w:r w:rsidR="00DF7E87" w:rsidRPr="00DE1396">
        <w:rPr>
          <w:color w:val="000000"/>
        </w:rPr>
        <w:fldChar w:fldCharType="end"/>
      </w:r>
      <w:r w:rsidRPr="00DE1396">
        <w:rPr>
          <w:color w:val="000000"/>
        </w:rPr>
        <w:t>, potentially due to the fact that it can be used as an alternative energy source</w:t>
      </w:r>
      <w:r w:rsidR="007F7483" w:rsidRPr="00DE1396">
        <w:rPr>
          <w:color w:val="000000"/>
        </w:rPr>
        <w:t xml:space="preserve"> </w:t>
      </w:r>
      <w:r w:rsidR="007F7483" w:rsidRPr="00DE1396">
        <w:rPr>
          <w:color w:val="000000"/>
        </w:rPr>
        <w:fldChar w:fldCharType="begin"/>
      </w:r>
      <w:r w:rsidR="007F7483" w:rsidRPr="00DE1396">
        <w:rPr>
          <w:color w:val="000000"/>
        </w:rPr>
        <w:instrText xml:space="preserve"> ADDIN EN.CITE &lt;EndNote&gt;&lt;Cite&gt;&lt;Author&gt;Roberts&lt;/Author&gt;&lt;Year&gt;2014&lt;/Year&gt;&lt;RecNum&gt;56&lt;/RecNum&gt;&lt;DisplayText&gt;(56)&lt;/DisplayText&gt;&lt;record&gt;&lt;rec-number&gt;56&lt;/rec-number&gt;&lt;foreign-keys&gt;&lt;key app="EN" db-id="5vrfsrrsq25exredw29vf0ejdxsprwatv9fp" timestamp="1593187648"&gt;56&lt;/key&gt;&lt;/foreign-keys&gt;&lt;ref-type name="Journal Article"&gt;17&lt;/ref-type&gt;&lt;contributors&gt;&lt;authors&gt;&lt;author&gt;Roberts, Lee D&lt;/author&gt;&lt;author&gt;Koulman, Albert&lt;/author&gt;&lt;author&gt;Griffin, Julian L&lt;/author&gt;&lt;/authors&gt;&lt;/contributors&gt;&lt;titles&gt;&lt;title&gt;Towards metabolic biomarkers of insulin resistance and type 2 diabetes: progress from the metabolome&lt;/title&gt;&lt;secondary-title&gt;The lancet diabetes &amp;amp; endocrinology&lt;/secondary-title&gt;&lt;/titles&gt;&lt;periodical&gt;&lt;full-title&gt;The lancet diabetes &amp;amp; endocrinology&lt;/full-title&gt;&lt;/periodical&gt;&lt;pages&gt;65-75&lt;/pages&gt;&lt;volume&gt;2&lt;/volume&gt;&lt;number&gt;1&lt;/number&gt;&lt;dates&gt;&lt;year&gt;2014&lt;/year&gt;&lt;/dates&gt;&lt;isbn&gt;2213-8587&lt;/isbn&gt;&lt;urls&gt;&lt;/urls&gt;&lt;/record&gt;&lt;/Cite&gt;&lt;/EndNote&gt;</w:instrText>
      </w:r>
      <w:r w:rsidR="007F7483" w:rsidRPr="00DE1396">
        <w:rPr>
          <w:color w:val="000000"/>
        </w:rPr>
        <w:fldChar w:fldCharType="separate"/>
      </w:r>
      <w:r w:rsidR="007F7483" w:rsidRPr="00DE1396">
        <w:rPr>
          <w:noProof/>
          <w:color w:val="000000"/>
        </w:rPr>
        <w:t>(56)</w:t>
      </w:r>
      <w:r w:rsidR="007F7483" w:rsidRPr="00DE1396">
        <w:rPr>
          <w:color w:val="000000"/>
        </w:rPr>
        <w:fldChar w:fldCharType="end"/>
      </w:r>
      <w:r w:rsidRPr="00DE1396">
        <w:rPr>
          <w:color w:val="000000"/>
        </w:rPr>
        <w:t>.</w:t>
      </w:r>
      <w:r>
        <w:rPr>
          <w:color w:val="000000"/>
        </w:rPr>
        <w:t> </w:t>
      </w:r>
    </w:p>
    <w:p w14:paraId="0DA8D842" w14:textId="597B4691" w:rsidR="00E57973" w:rsidRDefault="00E57973" w:rsidP="00E57973">
      <w:pPr>
        <w:pStyle w:val="NormalWeb"/>
        <w:spacing w:before="0" w:beforeAutospacing="0" w:after="0" w:afterAutospacing="0" w:line="360" w:lineRule="auto"/>
        <w:jc w:val="both"/>
      </w:pPr>
      <w:r>
        <w:rPr>
          <w:color w:val="000000"/>
        </w:rPr>
        <w:t xml:space="preserve">However, this adaptive increase in glutamate levels may result in decreased insulin secretion by accelerating beta-cell dysfunction through excessive NMDA receptor activation </w:t>
      </w:r>
      <w:r w:rsidR="00CD04A1">
        <w:rPr>
          <w:color w:val="000000"/>
        </w:rPr>
        <w:fldChar w:fldCharType="begin"/>
      </w:r>
      <w:r w:rsidR="00CD04A1">
        <w:rPr>
          <w:color w:val="000000"/>
        </w:rPr>
        <w:instrText xml:space="preserve"> ADDIN EN.CITE &lt;EndNote&gt;&lt;Cite&gt;&lt;Author&gt;Huang&lt;/Author&gt;&lt;Year&gt;2017&lt;/Year&gt;&lt;RecNum&gt;57&lt;/RecNum&gt;&lt;DisplayText&gt;(57)&lt;/DisplayText&gt;&lt;record&gt;&lt;rec-number&gt;57&lt;/rec-number&gt;&lt;foreign-keys&gt;&lt;key app="EN" db-id="5vrfsrrsq25exredw29vf0ejdxsprwatv9fp" timestamp="1593187723"&gt;57&lt;/key&gt;&lt;/foreign-keys&gt;&lt;ref-type name="Journal Article"&gt;17&lt;/ref-type&gt;&lt;contributors&gt;&lt;authors&gt;&lt;author&gt;Huang, Xiao-Ting&lt;/author&gt;&lt;author&gt;Li, Chen&lt;/author&gt;&lt;author&gt;Peng, Xiang-Ping&lt;/author&gt;&lt;author&gt;Guo, Jia&lt;/author&gt;&lt;author&gt;Yue, Shao-Jie&lt;/author&gt;&lt;author&gt;Liu, Wei&lt;/author&gt;&lt;author&gt;Zhao, Fei-Yan&lt;/author&gt;&lt;author&gt;Han, Jian-Zhong&lt;/author&gt;&lt;author&gt;Huang, Yan-Hong&lt;/author&gt;&lt;author&gt;Cheng, Qing-Mei&lt;/author&gt;&lt;/authors&gt;&lt;/contributors&gt;&lt;titles&gt;&lt;title&gt;An excessive increase in glutamate contributes to glucose-toxicity in β-cells via activation of pancreatic NMDA receptors in rodent diabetes&lt;/title&gt;&lt;secondary-title&gt;Scientific reports&lt;/secondary-title&gt;&lt;/titles&gt;&lt;periodical&gt;&lt;full-title&gt;Scientific reports&lt;/full-title&gt;&lt;/periodical&gt;&lt;pages&gt;44120&lt;/pages&gt;&lt;volume&gt;7&lt;/volume&gt;&lt;dates&gt;&lt;year&gt;2017&lt;/year&gt;&lt;/dates&gt;&lt;isbn&gt;2045-2322&lt;/isbn&gt;&lt;urls&gt;&lt;/urls&gt;&lt;/record&gt;&lt;/Cite&gt;&lt;/EndNote&gt;</w:instrText>
      </w:r>
      <w:r w:rsidR="00CD04A1">
        <w:rPr>
          <w:color w:val="000000"/>
        </w:rPr>
        <w:fldChar w:fldCharType="separate"/>
      </w:r>
      <w:r w:rsidR="00CD04A1">
        <w:rPr>
          <w:noProof/>
          <w:color w:val="000000"/>
        </w:rPr>
        <w:t>(57)</w:t>
      </w:r>
      <w:r w:rsidR="00CD04A1">
        <w:rPr>
          <w:color w:val="000000"/>
        </w:rPr>
        <w:fldChar w:fldCharType="end"/>
      </w:r>
      <w:r>
        <w:rPr>
          <w:color w:val="000000"/>
        </w:rPr>
        <w:t xml:space="preserve">. This reduced insulin secretion along with the presence of insulin resistance in the IR group would </w:t>
      </w:r>
      <w:r>
        <w:rPr>
          <w:color w:val="000000"/>
        </w:rPr>
        <w:lastRenderedPageBreak/>
        <w:t xml:space="preserve">result in a further decreased glucose uptake. </w:t>
      </w:r>
      <w:r w:rsidR="00E811BA">
        <w:rPr>
          <w:color w:val="000000"/>
        </w:rPr>
        <w:t>Consequently,</w:t>
      </w:r>
      <w:r>
        <w:rPr>
          <w:color w:val="000000"/>
        </w:rPr>
        <w:t xml:space="preserve"> hypertriglyceridemia </w:t>
      </w:r>
      <w:r w:rsidR="00E811BA">
        <w:rPr>
          <w:color w:val="000000"/>
        </w:rPr>
        <w:t xml:space="preserve">would </w:t>
      </w:r>
      <w:r w:rsidR="00EE5E0B">
        <w:rPr>
          <w:color w:val="000000"/>
        </w:rPr>
        <w:t xml:space="preserve">be intensified </w:t>
      </w:r>
      <w:r>
        <w:rPr>
          <w:color w:val="000000"/>
        </w:rPr>
        <w:t>in the IR group</w:t>
      </w:r>
      <w:r w:rsidR="00D93036">
        <w:rPr>
          <w:color w:val="000000"/>
        </w:rPr>
        <w:t>,</w:t>
      </w:r>
      <w:r>
        <w:rPr>
          <w:color w:val="000000"/>
        </w:rPr>
        <w:t xml:space="preserve"> as explained in the introduction. Higher levels of lipoproteins in the blood may be an explanation for the alterations in the abundance of some apolipoproteins seen in this study. For instance, APOC4 was seen to be more abundant in the IR condition compared to the IS condition. APOC4 is mainly found on VLDL</w:t>
      </w:r>
      <w:r w:rsidR="005D5E4B">
        <w:rPr>
          <w:color w:val="000000"/>
        </w:rPr>
        <w:t xml:space="preserve"> </w:t>
      </w:r>
      <w:r w:rsidR="005D5E4B">
        <w:rPr>
          <w:color w:val="000000"/>
        </w:rPr>
        <w:fldChar w:fldCharType="begin"/>
      </w:r>
      <w:r w:rsidR="005D5E4B">
        <w:rPr>
          <w:color w:val="000000"/>
        </w:rPr>
        <w:instrText xml:space="preserve"> ADDIN EN.CITE &lt;EndNote&gt;&lt;Cite&gt;&lt;Author&gt;Kotite&lt;/Author&gt;&lt;Year&gt;2003&lt;/Year&gt;&lt;RecNum&gt;58&lt;/RecNum&gt;&lt;DisplayText&gt;(58)&lt;/DisplayText&gt;&lt;record&gt;&lt;rec-number&gt;58&lt;/rec-number&gt;&lt;foreign-keys&gt;&lt;key app="EN" db-id="5vrfsrrsq25exredw29vf0ejdxsprwatv9fp" timestamp="1593187803"&gt;58&lt;/key&gt;&lt;/foreign-keys&gt;&lt;ref-type name="Journal Article"&gt;17&lt;/ref-type&gt;&lt;contributors&gt;&lt;authors&gt;&lt;author&gt;Kotite, L&lt;/author&gt;&lt;author&gt;Zhang, LH&lt;/author&gt;&lt;author&gt;Yu, Z&lt;/author&gt;&lt;author&gt;Burlingame, AL&lt;/author&gt;&lt;author&gt;Havel, RJ&lt;/author&gt;&lt;/authors&gt;&lt;/contributors&gt;&lt;titles&gt;&lt;title&gt;Human apoC-IV isolation, characterization, and immunochemical quantification in plasma and plasma lipoproteins&lt;/title&gt;&lt;secondary-title&gt;Journal of lipid research&lt;/secondary-title&gt;&lt;/titles&gt;&lt;periodical&gt;&lt;full-title&gt;Journal of lipid research&lt;/full-title&gt;&lt;/periodical&gt;&lt;pages&gt;1387-1394&lt;/pages&gt;&lt;volume&gt;44&lt;/volume&gt;&lt;number&gt;7&lt;/number&gt;&lt;dates&gt;&lt;year&gt;2003&lt;/year&gt;&lt;/dates&gt;&lt;isbn&gt;0022-2275&lt;/isbn&gt;&lt;urls&gt;&lt;/urls&gt;&lt;/record&gt;&lt;/Cite&gt;&lt;/EndNote&gt;</w:instrText>
      </w:r>
      <w:r w:rsidR="005D5E4B">
        <w:rPr>
          <w:color w:val="000000"/>
        </w:rPr>
        <w:fldChar w:fldCharType="separate"/>
      </w:r>
      <w:r w:rsidR="005D5E4B">
        <w:rPr>
          <w:noProof/>
          <w:color w:val="000000"/>
        </w:rPr>
        <w:t>(58)</w:t>
      </w:r>
      <w:r w:rsidR="005D5E4B">
        <w:rPr>
          <w:color w:val="000000"/>
        </w:rPr>
        <w:fldChar w:fldCharType="end"/>
      </w:r>
      <w:r w:rsidR="005D5E4B">
        <w:rPr>
          <w:color w:val="000000"/>
        </w:rPr>
        <w:t xml:space="preserve"> </w:t>
      </w:r>
      <w:r>
        <w:rPr>
          <w:color w:val="000000"/>
        </w:rPr>
        <w:t xml:space="preserve">and its overexpression has been associated with hypertriglyceridemia </w:t>
      </w:r>
      <w:r w:rsidR="008E591C">
        <w:rPr>
          <w:color w:val="000000"/>
        </w:rPr>
        <w:fldChar w:fldCharType="begin"/>
      </w:r>
      <w:r w:rsidR="008E591C">
        <w:rPr>
          <w:color w:val="000000"/>
        </w:rPr>
        <w:instrText xml:space="preserve"> ADDIN EN.CITE &lt;EndNote&gt;&lt;Cite&gt;&lt;Author&gt;Allan&lt;/Author&gt;&lt;Year&gt;1996&lt;/Year&gt;&lt;RecNum&gt;59&lt;/RecNum&gt;&lt;DisplayText&gt;(59)&lt;/DisplayText&gt;&lt;record&gt;&lt;rec-number&gt;59&lt;/rec-number&gt;&lt;foreign-keys&gt;&lt;key app="EN" db-id="5vrfsrrsq25exredw29vf0ejdxsprwatv9fp" timestamp="1593187882"&gt;59&lt;/key&gt;&lt;/foreign-keys&gt;&lt;ref-type name="Journal Article"&gt;17&lt;/ref-type&gt;&lt;contributors&gt;&lt;authors&gt;&lt;author&gt;Allan, CM&lt;/author&gt;&lt;author&gt;Taylor, JM&lt;/author&gt;&lt;/authors&gt;&lt;/contributors&gt;&lt;titles&gt;&lt;title&gt;Expression of a novel human apolipoprotein (apoC-IV) causes hypertriglyceridemia in transgenic mice&lt;/title&gt;&lt;secondary-title&gt;Journal of lipid research&lt;/secondary-title&gt;&lt;/titles&gt;&lt;periodical&gt;&lt;full-title&gt;Journal of lipid research&lt;/full-title&gt;&lt;/periodical&gt;&lt;pages&gt;1510-1518&lt;/pages&gt;&lt;volume&gt;37&lt;/volume&gt;&lt;number&gt;7&lt;/number&gt;&lt;dates&gt;&lt;year&gt;1996&lt;/year&gt;&lt;/dates&gt;&lt;isbn&gt;0022-2275&lt;/isbn&gt;&lt;urls&gt;&lt;/urls&gt;&lt;/record&gt;&lt;/Cite&gt;&lt;/EndNote&gt;</w:instrText>
      </w:r>
      <w:r w:rsidR="008E591C">
        <w:rPr>
          <w:color w:val="000000"/>
        </w:rPr>
        <w:fldChar w:fldCharType="separate"/>
      </w:r>
      <w:r w:rsidR="008E591C">
        <w:rPr>
          <w:noProof/>
          <w:color w:val="000000"/>
        </w:rPr>
        <w:t>(59)</w:t>
      </w:r>
      <w:r w:rsidR="008E591C">
        <w:rPr>
          <w:color w:val="000000"/>
        </w:rPr>
        <w:fldChar w:fldCharType="end"/>
      </w:r>
      <w:r>
        <w:rPr>
          <w:color w:val="000000"/>
        </w:rPr>
        <w:t>. Furthermore, two apolipoproteins found on HDL, APOA1</w:t>
      </w:r>
      <w:r w:rsidR="007360EA">
        <w:rPr>
          <w:color w:val="000000"/>
        </w:rPr>
        <w:t xml:space="preserve"> </w:t>
      </w:r>
      <w:r w:rsidR="007360EA">
        <w:rPr>
          <w:color w:val="000000"/>
        </w:rPr>
        <w:fldChar w:fldCharType="begin"/>
      </w:r>
      <w:r w:rsidR="007360EA">
        <w:rPr>
          <w:color w:val="000000"/>
        </w:rPr>
        <w:instrText xml:space="preserve"> ADDIN EN.CITE &lt;EndNote&gt;&lt;Cite&gt;&lt;Author&gt;Chistiakov&lt;/Author&gt;&lt;Year&gt;2016&lt;/Year&gt;&lt;RecNum&gt;60&lt;/RecNum&gt;&lt;DisplayText&gt;(60)&lt;/DisplayText&gt;&lt;record&gt;&lt;rec-number&gt;60&lt;/rec-number&gt;&lt;foreign-keys&gt;&lt;key app="EN" db-id="5vrfsrrsq25exredw29vf0ejdxsprwatv9fp" timestamp="1593187940"&gt;60&lt;/key&gt;&lt;/foreign-keys&gt;&lt;ref-type name="Journal Article"&gt;17&lt;/ref-type&gt;&lt;contributors&gt;&lt;authors&gt;&lt;author&gt;Chistiakov, Dimitry A&lt;/author&gt;&lt;author&gt;Orekhov, Alexander N&lt;/author&gt;&lt;author&gt;Bobryshev, Yuri V&lt;/author&gt;&lt;/authors&gt;&lt;/contributors&gt;&lt;titles&gt;&lt;title&gt;ApoA1 and ApoA1-specific self-antibodies in cardiovascular disease&lt;/title&gt;&lt;secondary-title&gt;Laboratory Investigation&lt;/secondary-title&gt;&lt;/titles&gt;&lt;periodical&gt;&lt;full-title&gt;Laboratory Investigation&lt;/full-title&gt;&lt;/periodical&gt;&lt;pages&gt;708-718&lt;/pages&gt;&lt;volume&gt;96&lt;/volume&gt;&lt;number&gt;7&lt;/number&gt;&lt;dates&gt;&lt;year&gt;2016&lt;/year&gt;&lt;/dates&gt;&lt;isbn&gt;1530-0307&lt;/isbn&gt;&lt;urls&gt;&lt;/urls&gt;&lt;/record&gt;&lt;/Cite&gt;&lt;/EndNote&gt;</w:instrText>
      </w:r>
      <w:r w:rsidR="007360EA">
        <w:rPr>
          <w:color w:val="000000"/>
        </w:rPr>
        <w:fldChar w:fldCharType="separate"/>
      </w:r>
      <w:r w:rsidR="007360EA">
        <w:rPr>
          <w:noProof/>
          <w:color w:val="000000"/>
        </w:rPr>
        <w:t>(60)</w:t>
      </w:r>
      <w:r w:rsidR="007360EA">
        <w:rPr>
          <w:color w:val="000000"/>
        </w:rPr>
        <w:fldChar w:fldCharType="end"/>
      </w:r>
      <w:r>
        <w:rPr>
          <w:color w:val="000000"/>
        </w:rPr>
        <w:t xml:space="preserve"> and APOD </w:t>
      </w:r>
      <w:r w:rsidR="004C63A2">
        <w:rPr>
          <w:color w:val="000000"/>
        </w:rPr>
        <w:fldChar w:fldCharType="begin"/>
      </w:r>
      <w:r w:rsidR="004C63A2">
        <w:rPr>
          <w:color w:val="000000"/>
        </w:rPr>
        <w:instrText xml:space="preserve"> ADDIN EN.CITE &lt;EndNote&gt;&lt;Cite&gt;&lt;Author&gt;Perdomo&lt;/Author&gt;&lt;Year&gt;2009&lt;/Year&gt;&lt;RecNum&gt;61&lt;/RecNum&gt;&lt;DisplayText&gt;(61)&lt;/DisplayText&gt;&lt;record&gt;&lt;rec-number&gt;61&lt;/rec-number&gt;&lt;foreign-keys&gt;&lt;key app="EN" db-id="5vrfsrrsq25exredw29vf0ejdxsprwatv9fp" timestamp="1593188007"&gt;61&lt;/key&gt;&lt;/foreign-keys&gt;&lt;ref-type name="Journal Article"&gt;17&lt;/ref-type&gt;&lt;contributors&gt;&lt;authors&gt;&lt;author&gt;Perdomo, German&lt;/author&gt;&lt;author&gt;Dong, H Henry&lt;/author&gt;&lt;/authors&gt;&lt;/contributors&gt;&lt;titles&gt;&lt;title&gt;Apolipoprotein D in lipid metabolism and its functional implication in atherosclerosis and aging&lt;/title&gt;&lt;secondary-title&gt;Aging (Albany NY)&lt;/secondary-title&gt;&lt;/titles&gt;&lt;periodical&gt;&lt;full-title&gt;Aging (Albany NY)&lt;/full-title&gt;&lt;/periodical&gt;&lt;pages&gt;17&lt;/pages&gt;&lt;volume&gt;1&lt;/volume&gt;&lt;number&gt;1&lt;/number&gt;&lt;dates&gt;&lt;year&gt;2009&lt;/year&gt;&lt;/dates&gt;&lt;urls&gt;&lt;/urls&gt;&lt;/record&gt;&lt;/Cite&gt;&lt;/EndNote&gt;</w:instrText>
      </w:r>
      <w:r w:rsidR="004C63A2">
        <w:rPr>
          <w:color w:val="000000"/>
        </w:rPr>
        <w:fldChar w:fldCharType="separate"/>
      </w:r>
      <w:r w:rsidR="004C63A2">
        <w:rPr>
          <w:noProof/>
          <w:color w:val="000000"/>
        </w:rPr>
        <w:t>(61)</w:t>
      </w:r>
      <w:r w:rsidR="004C63A2">
        <w:rPr>
          <w:color w:val="000000"/>
        </w:rPr>
        <w:fldChar w:fldCharType="end"/>
      </w:r>
      <w:r>
        <w:rPr>
          <w:color w:val="000000"/>
        </w:rPr>
        <w:t xml:space="preserve">, were decreased in the IR subjects compared to the IS subjects. This could be evidence of low HDL levels which too have been previously associated with insulin resistance </w:t>
      </w:r>
      <w:r w:rsidR="005B0636">
        <w:rPr>
          <w:color w:val="000000"/>
        </w:rPr>
        <w:fldChar w:fldCharType="begin"/>
      </w:r>
      <w:r w:rsidR="0059770F">
        <w:rPr>
          <w:color w:val="000000"/>
        </w:rPr>
        <w:instrText xml:space="preserve"> ADDIN EN.CITE &lt;EndNote&gt;&lt;Cite&gt;&lt;Author&gt;Karhapää&lt;/Author&gt;&lt;Year&gt;1994&lt;/Year&gt;&lt;RecNum&gt;62&lt;/RecNum&gt;&lt;DisplayText&gt;(62, 63)&lt;/DisplayText&gt;&lt;record&gt;&lt;rec-number&gt;62&lt;/rec-number&gt;&lt;foreign-keys&gt;&lt;key app="EN" db-id="5vrfsrrsq25exredw29vf0ejdxsprwatv9fp" timestamp="1593188068"&gt;62&lt;/key&gt;&lt;/foreign-keys&gt;&lt;ref-type name="Journal Article"&gt;17&lt;/ref-type&gt;&lt;contributors&gt;&lt;authors&gt;&lt;author&gt;Karhapää, Pauli&lt;/author&gt;&lt;author&gt;Malkki, Mari&lt;/author&gt;&lt;author&gt;Laakso, Markku&lt;/author&gt;&lt;/authors&gt;&lt;/contributors&gt;&lt;titles&gt;&lt;title&gt;Isolated low HDL cholesterol: an insulin-resistant state&lt;/title&gt;&lt;secondary-title&gt;Diabetes&lt;/secondary-title&gt;&lt;/titles&gt;&lt;periodical&gt;&lt;full-title&gt;DIABETES&lt;/full-title&gt;&lt;/periodical&gt;&lt;pages&gt;411-417&lt;/pages&gt;&lt;volume&gt;43&lt;/volume&gt;&lt;number&gt;3&lt;/number&gt;&lt;dates&gt;&lt;year&gt;1994&lt;/year&gt;&lt;/dates&gt;&lt;isbn&gt;0012-1797&lt;/isbn&gt;&lt;urls&gt;&lt;/urls&gt;&lt;/record&gt;&lt;/Cite&gt;&lt;Cite&gt;&lt;Author&gt;Li&lt;/Author&gt;&lt;Year&gt;2014&lt;/Year&gt;&lt;RecNum&gt;63&lt;/RecNum&gt;&lt;record&gt;&lt;rec-number&gt;63&lt;/rec-number&gt;&lt;foreign-keys&gt;&lt;key app="EN" db-id="5vrfsrrsq25exredw29vf0ejdxsprwatv9fp" timestamp="1593188140"&gt;63&lt;/key&gt;&lt;/foreign-keys&gt;&lt;ref-type name="Journal Article"&gt;17&lt;/ref-type&gt;&lt;contributors&gt;&lt;authors&gt;&lt;author&gt;Li, Naishi&lt;/author&gt;&lt;author&gt;Fu, Jingyuan&lt;/author&gt;&lt;author&gt;Koonen, Debby P&lt;/author&gt;&lt;author&gt;Kuivenhoven, Jan Albert&lt;/author&gt;&lt;author&gt;Snieder, Harold&lt;/author&gt;&lt;author&gt;Hofker, Marten H&lt;/author&gt;&lt;/authors&gt;&lt;/contributors&gt;&lt;titles&gt;&lt;title&gt;Are hypertriglyceridemia and low HDL causal factors in the development of insulin resistance?&lt;/title&gt;&lt;secondary-title&gt;Atherosclerosis&lt;/secondary-title&gt;&lt;/titles&gt;&lt;periodical&gt;&lt;full-title&gt;Atherosclerosis&lt;/full-title&gt;&lt;/periodical&gt;&lt;pages&gt;130-138&lt;/pages&gt;&lt;volume&gt;233&lt;/volume&gt;&lt;number&gt;1&lt;/number&gt;&lt;dates&gt;&lt;year&gt;2014&lt;/year&gt;&lt;/dates&gt;&lt;isbn&gt;0021-9150&lt;/isbn&gt;&lt;urls&gt;&lt;/urls&gt;&lt;/record&gt;&lt;/Cite&gt;&lt;/EndNote&gt;</w:instrText>
      </w:r>
      <w:r w:rsidR="005B0636">
        <w:rPr>
          <w:color w:val="000000"/>
        </w:rPr>
        <w:fldChar w:fldCharType="separate"/>
      </w:r>
      <w:r w:rsidR="0059770F">
        <w:rPr>
          <w:noProof/>
          <w:color w:val="000000"/>
        </w:rPr>
        <w:t>(62, 63)</w:t>
      </w:r>
      <w:r w:rsidR="005B0636">
        <w:rPr>
          <w:color w:val="000000"/>
        </w:rPr>
        <w:fldChar w:fldCharType="end"/>
      </w:r>
      <w:r>
        <w:rPr>
          <w:color w:val="000000"/>
        </w:rPr>
        <w:t xml:space="preserve">.  Other non-APO proteins have also been found on HDL particles, some of which are involved in the complement system such as C4A </w:t>
      </w:r>
      <w:r w:rsidR="00BA3EBF">
        <w:rPr>
          <w:color w:val="000000"/>
        </w:rPr>
        <w:fldChar w:fldCharType="begin"/>
      </w:r>
      <w:r w:rsidR="00BA3EBF">
        <w:rPr>
          <w:color w:val="000000"/>
        </w:rPr>
        <w:instrText xml:space="preserve"> ADDIN EN.CITE &lt;EndNote&gt;&lt;Cite&gt;&lt;Author&gt;von Zychlinski&lt;/Author&gt;&lt;Year&gt;2015&lt;/Year&gt;&lt;RecNum&gt;64&lt;/RecNum&gt;&lt;DisplayText&gt;(64)&lt;/DisplayText&gt;&lt;record&gt;&lt;rec-number&gt;64&lt;/rec-number&gt;&lt;foreign-keys&gt;&lt;key app="EN" db-id="5vrfsrrsq25exredw29vf0ejdxsprwatv9fp" timestamp="1593188231"&gt;64&lt;/key&gt;&lt;/foreign-keys&gt;&lt;ref-type name="Journal Article"&gt;17&lt;/ref-type&gt;&lt;contributors&gt;&lt;authors&gt;&lt;author&gt;von Zychlinski, Anne&lt;/author&gt;&lt;author&gt;Kleffmann, Torsten&lt;/author&gt;&lt;/authors&gt;&lt;/contributors&gt;&lt;titles&gt;&lt;title&gt;Dissecting the proteome of lipoproteins: New biomarkers for cardiovascular diseases?&lt;/title&gt;&lt;secondary-title&gt;Translational Proteomics&lt;/secondary-title&gt;&lt;/titles&gt;&lt;periodical&gt;&lt;full-title&gt;Translational Proteomics&lt;/full-title&gt;&lt;/periodical&gt;&lt;pages&gt;30-39&lt;/pages&gt;&lt;volume&gt;7&lt;/volume&gt;&lt;dates&gt;&lt;year&gt;2015&lt;/year&gt;&lt;/dates&gt;&lt;isbn&gt;2212-9626&lt;/isbn&gt;&lt;urls&gt;&lt;/urls&gt;&lt;/record&gt;&lt;/Cite&gt;&lt;/EndNote&gt;</w:instrText>
      </w:r>
      <w:r w:rsidR="00BA3EBF">
        <w:rPr>
          <w:color w:val="000000"/>
        </w:rPr>
        <w:fldChar w:fldCharType="separate"/>
      </w:r>
      <w:r w:rsidR="00BA3EBF">
        <w:rPr>
          <w:noProof/>
          <w:color w:val="000000"/>
        </w:rPr>
        <w:t>(64)</w:t>
      </w:r>
      <w:r w:rsidR="00BA3EBF">
        <w:rPr>
          <w:color w:val="000000"/>
        </w:rPr>
        <w:fldChar w:fldCharType="end"/>
      </w:r>
      <w:r>
        <w:rPr>
          <w:color w:val="000000"/>
        </w:rPr>
        <w:t xml:space="preserve">. Like APOA1 and APOD, C4A was less abundant in the IR group compared to the IS group of this study and so could </w:t>
      </w:r>
      <w:r w:rsidRPr="00E27FE0">
        <w:rPr>
          <w:color w:val="ED7D31" w:themeColor="accent2"/>
        </w:rPr>
        <w:t xml:space="preserve">indicate </w:t>
      </w:r>
      <w:r w:rsidR="002A6679" w:rsidRPr="00E27FE0">
        <w:rPr>
          <w:color w:val="ED7D31" w:themeColor="accent2"/>
        </w:rPr>
        <w:t>dyslipidaemia</w:t>
      </w:r>
      <w:r w:rsidRPr="00E27FE0">
        <w:rPr>
          <w:color w:val="ED7D31" w:themeColor="accent2"/>
        </w:rPr>
        <w:t xml:space="preserve"> as </w:t>
      </w:r>
      <w:r w:rsidR="002A6679" w:rsidRPr="00E27FE0">
        <w:rPr>
          <w:color w:val="ED7D31" w:themeColor="accent2"/>
        </w:rPr>
        <w:t>seen with the</w:t>
      </w:r>
      <w:r w:rsidRPr="00E27FE0">
        <w:rPr>
          <w:color w:val="ED7D31" w:themeColor="accent2"/>
        </w:rPr>
        <w:t xml:space="preserve"> apolipoproteins</w:t>
      </w:r>
      <w:r>
        <w:rPr>
          <w:color w:val="000000"/>
        </w:rPr>
        <w:t xml:space="preserve">. Any alterations in the levels of complement proteins obviously have consequences on immune function. This is demonstrated by the fact that multiple pathways generated by the overrepresentation analyses were associated with the immune system. However, all these pathways possessed only a small number of significantly altered proteins/metabolites compared to the total number of </w:t>
      </w:r>
      <w:r>
        <w:rPr>
          <w:color w:val="FF9900"/>
        </w:rPr>
        <w:t xml:space="preserve">components </w:t>
      </w:r>
      <w:r>
        <w:rPr>
          <w:color w:val="000000"/>
        </w:rPr>
        <w:t>involved in the pathway. Therefore, it is possible that these pathways are not altered enough to produce a noticeable difference between the IR and IS group.</w:t>
      </w:r>
      <w:r>
        <w:rPr>
          <w:color w:val="FF9900"/>
        </w:rPr>
        <w:t xml:space="preserve"> </w:t>
      </w:r>
      <w:r>
        <w:rPr>
          <w:color w:val="000000"/>
        </w:rPr>
        <w:t xml:space="preserve">Yet, the low count of significantly altered compounds involved in the pathway analysis results could be more of an indication of low coverage of the utilized tools rather than of a low-biological impact. Nevertheless, multiple tools were used to produce these results, hence, allowing for a more detailed representation of the potentially altered pathways. However, since these 2 analyses were unable to be performed simultaneously in one programme, the problem of coverage still exists within each of the toolsets. This problem could be minimized by the creation of one tool that encompasses the coverage of </w:t>
      </w:r>
      <w:proofErr w:type="spellStart"/>
      <w:r>
        <w:rPr>
          <w:color w:val="000000"/>
        </w:rPr>
        <w:t>WikiPathways</w:t>
      </w:r>
      <w:proofErr w:type="spellEnd"/>
      <w:r w:rsidR="00033820">
        <w:rPr>
          <w:color w:val="000000"/>
        </w:rPr>
        <w:t xml:space="preserve"> and</w:t>
      </w:r>
      <w:r>
        <w:rPr>
          <w:color w:val="000000"/>
        </w:rPr>
        <w:t xml:space="preserve"> </w:t>
      </w:r>
      <w:r w:rsidR="00033820">
        <w:rPr>
          <w:color w:val="000000"/>
        </w:rPr>
        <w:t>KEGG</w:t>
      </w:r>
      <w:r>
        <w:rPr>
          <w:color w:val="000000"/>
        </w:rPr>
        <w:t>. </w:t>
      </w:r>
    </w:p>
    <w:p w14:paraId="2BAE0BDD" w14:textId="44FA6CBF" w:rsidR="00B56AB4" w:rsidRDefault="00E57973" w:rsidP="00E57973">
      <w:pPr>
        <w:pStyle w:val="NormalWeb"/>
        <w:spacing w:before="0" w:beforeAutospacing="0" w:after="0" w:afterAutospacing="0" w:line="360" w:lineRule="auto"/>
        <w:jc w:val="both"/>
        <w:rPr>
          <w:color w:val="000000"/>
        </w:rPr>
      </w:pPr>
      <w:r>
        <w:rPr>
          <w:color w:val="000000"/>
        </w:rPr>
        <w:t xml:space="preserve">Despite these issues </w:t>
      </w:r>
      <w:r w:rsidR="003252D3">
        <w:rPr>
          <w:color w:val="000000"/>
        </w:rPr>
        <w:t>concerning</w:t>
      </w:r>
      <w:r>
        <w:rPr>
          <w:color w:val="000000"/>
        </w:rPr>
        <w:t xml:space="preserve"> the interpretation of the pathway analys</w:t>
      </w:r>
      <w:r w:rsidR="00271E70">
        <w:rPr>
          <w:color w:val="000000"/>
        </w:rPr>
        <w:t>i</w:t>
      </w:r>
      <w:r>
        <w:rPr>
          <w:color w:val="000000"/>
        </w:rPr>
        <w:t xml:space="preserve">s, </w:t>
      </w:r>
      <w:r w:rsidR="009077CD">
        <w:rPr>
          <w:color w:val="000000"/>
        </w:rPr>
        <w:t xml:space="preserve">network analysis </w:t>
      </w:r>
      <w:r w:rsidR="00900D8E">
        <w:rPr>
          <w:color w:val="000000"/>
        </w:rPr>
        <w:t xml:space="preserve">of the protein data </w:t>
      </w:r>
      <w:r w:rsidR="00923F4B">
        <w:rPr>
          <w:color w:val="000000"/>
        </w:rPr>
        <w:t>was able to suggest</w:t>
      </w:r>
      <w:r w:rsidR="00900D8E">
        <w:rPr>
          <w:color w:val="000000"/>
        </w:rPr>
        <w:t xml:space="preserve"> </w:t>
      </w:r>
      <w:r w:rsidR="00463B80">
        <w:rPr>
          <w:color w:val="000000"/>
        </w:rPr>
        <w:t xml:space="preserve">pathways most </w:t>
      </w:r>
      <w:r w:rsidR="006F1697">
        <w:rPr>
          <w:color w:val="000000"/>
        </w:rPr>
        <w:t xml:space="preserve">likely </w:t>
      </w:r>
      <w:r w:rsidR="00E53182">
        <w:rPr>
          <w:color w:val="000000"/>
        </w:rPr>
        <w:t>modified</w:t>
      </w:r>
      <w:r w:rsidR="006F1697">
        <w:rPr>
          <w:color w:val="000000"/>
        </w:rPr>
        <w:t xml:space="preserve"> in IR b</w:t>
      </w:r>
      <w:r w:rsidR="00176684">
        <w:rPr>
          <w:color w:val="000000"/>
        </w:rPr>
        <w:t xml:space="preserve">y identifying which pathways involved the </w:t>
      </w:r>
      <w:r w:rsidR="0098744F">
        <w:rPr>
          <w:color w:val="000000"/>
        </w:rPr>
        <w:t>largest number of</w:t>
      </w:r>
      <w:r w:rsidR="00176684">
        <w:rPr>
          <w:color w:val="000000"/>
        </w:rPr>
        <w:t xml:space="preserve"> </w:t>
      </w:r>
      <w:r w:rsidR="003365DB">
        <w:rPr>
          <w:color w:val="000000"/>
        </w:rPr>
        <w:t>significantly altered proteins</w:t>
      </w:r>
      <w:r w:rsidR="00382763">
        <w:rPr>
          <w:color w:val="000000"/>
        </w:rPr>
        <w:t xml:space="preserve">. </w:t>
      </w:r>
      <w:r w:rsidR="008842FF">
        <w:rPr>
          <w:color w:val="000000"/>
        </w:rPr>
        <w:t>T</w:t>
      </w:r>
      <w:r w:rsidR="00B30F27">
        <w:rPr>
          <w:color w:val="000000"/>
        </w:rPr>
        <w:t>he 2</w:t>
      </w:r>
      <w:r w:rsidR="008842FF">
        <w:rPr>
          <w:color w:val="000000"/>
        </w:rPr>
        <w:t xml:space="preserve"> pathways </w:t>
      </w:r>
      <w:r w:rsidR="00B30F27">
        <w:rPr>
          <w:color w:val="000000"/>
        </w:rPr>
        <w:t>identified using this analysis were both associated with the complement system</w:t>
      </w:r>
      <w:r w:rsidR="004411D6">
        <w:rPr>
          <w:color w:val="000000"/>
        </w:rPr>
        <w:t xml:space="preserve">, </w:t>
      </w:r>
      <w:r w:rsidR="002B6E07">
        <w:rPr>
          <w:color w:val="000000"/>
        </w:rPr>
        <w:t xml:space="preserve">therefore, </w:t>
      </w:r>
      <w:r w:rsidR="005C19F2">
        <w:rPr>
          <w:color w:val="000000"/>
        </w:rPr>
        <w:t xml:space="preserve">potentially </w:t>
      </w:r>
      <w:r w:rsidR="004411D6">
        <w:rPr>
          <w:color w:val="000000"/>
        </w:rPr>
        <w:t>indicating t</w:t>
      </w:r>
      <w:r w:rsidR="005C19F2">
        <w:rPr>
          <w:color w:val="000000"/>
        </w:rPr>
        <w:t xml:space="preserve">hat </w:t>
      </w:r>
      <w:r w:rsidR="008431FD">
        <w:rPr>
          <w:color w:val="000000"/>
        </w:rPr>
        <w:t xml:space="preserve">the </w:t>
      </w:r>
      <w:r w:rsidR="007E026D">
        <w:rPr>
          <w:color w:val="000000"/>
        </w:rPr>
        <w:t xml:space="preserve">proteomic </w:t>
      </w:r>
      <w:r w:rsidR="00540CD9">
        <w:rPr>
          <w:color w:val="000000"/>
        </w:rPr>
        <w:t xml:space="preserve">alterations in IR </w:t>
      </w:r>
      <w:r w:rsidR="00856CA6">
        <w:rPr>
          <w:color w:val="000000"/>
        </w:rPr>
        <w:t xml:space="preserve">are </w:t>
      </w:r>
      <w:r w:rsidR="00B8463D">
        <w:rPr>
          <w:color w:val="000000"/>
        </w:rPr>
        <w:t xml:space="preserve">most likely associated with </w:t>
      </w:r>
      <w:r w:rsidR="00856CA6">
        <w:rPr>
          <w:color w:val="000000"/>
        </w:rPr>
        <w:t xml:space="preserve">noticeable differences in immune function. </w:t>
      </w:r>
    </w:p>
    <w:p w14:paraId="577B9327" w14:textId="58BED2E9" w:rsidR="00E57973" w:rsidRPr="00B56AB4" w:rsidRDefault="00E57973" w:rsidP="00E57973">
      <w:pPr>
        <w:pStyle w:val="NormalWeb"/>
        <w:spacing w:before="0" w:beforeAutospacing="0" w:after="0" w:afterAutospacing="0" w:line="360" w:lineRule="auto"/>
        <w:jc w:val="both"/>
        <w:rPr>
          <w:color w:val="000000"/>
        </w:rPr>
      </w:pPr>
      <w:r>
        <w:rPr>
          <w:color w:val="000000"/>
        </w:rPr>
        <w:t xml:space="preserve">Another explanation for the possibly low biological effect of the observed metabolite and protein changes may have to do with the fact that baseline samples from which insulin sensitivity classification was determined, were not exclusively used. This could mean that some </w:t>
      </w:r>
      <w:r>
        <w:rPr>
          <w:color w:val="000000"/>
        </w:rPr>
        <w:lastRenderedPageBreak/>
        <w:t xml:space="preserve">of the subjects in the IS group may have transitioned to become insulin resistant but were still classified as IS in the present study. Consequently, some of the changes between the classifications may not be as strong as they could have been if only the baseline samples were used. This may also explain the small change in the previously discussed </w:t>
      </w:r>
      <w:r>
        <w:rPr>
          <w:i/>
          <w:iCs/>
          <w:color w:val="000000"/>
        </w:rPr>
        <w:t>Bacteroidetes</w:t>
      </w:r>
      <w:r>
        <w:rPr>
          <w:color w:val="000000"/>
        </w:rPr>
        <w:t>/</w:t>
      </w:r>
      <w:r>
        <w:rPr>
          <w:i/>
          <w:iCs/>
          <w:color w:val="000000"/>
        </w:rPr>
        <w:t>Firmicutes</w:t>
      </w:r>
      <w:r>
        <w:rPr>
          <w:color w:val="000000"/>
        </w:rPr>
        <w:t xml:space="preserve"> ratio. </w:t>
      </w:r>
    </w:p>
    <w:p w14:paraId="3AC93255" w14:textId="77777777" w:rsidR="00E57973" w:rsidRDefault="00E57973" w:rsidP="00E57973">
      <w:pPr>
        <w:pStyle w:val="NormalWeb"/>
        <w:spacing w:before="0" w:beforeAutospacing="0" w:after="0" w:afterAutospacing="0" w:line="360" w:lineRule="auto"/>
        <w:jc w:val="both"/>
      </w:pPr>
      <w:r>
        <w:rPr>
          <w:color w:val="000000"/>
        </w:rPr>
        <w:t>Regardless of these limitations, this study did produce results consistent with the pathophysiology of insulin resistance especially in relation to the metabolomic and proteomic analyses. Due to time limitations and limitations within the field of metagenomics, analysis of the metagenomic data was more superficial. Integrative analysis of this data and the metabolomics data of both the IR and IS group would allow for a better understanding of the host-microbiome interactions driving the differences between these groups. Furthermore, any biological implications of the observed metagenomic changes could be better determined by the development of reliable functional analysis methods/tools. </w:t>
      </w:r>
    </w:p>
    <w:p w14:paraId="539CC7AF" w14:textId="77777777" w:rsidR="00E57973" w:rsidRDefault="00E57973" w:rsidP="00E57973"/>
    <w:p w14:paraId="40A5787D" w14:textId="77777777" w:rsidR="00E57973" w:rsidRPr="00960A24" w:rsidRDefault="00E57973" w:rsidP="00E57973">
      <w:pPr>
        <w:pStyle w:val="Heading2"/>
        <w:rPr>
          <w:sz w:val="24"/>
          <w:szCs w:val="24"/>
          <w:u w:val="single"/>
        </w:rPr>
      </w:pPr>
      <w:bookmarkStart w:id="94" w:name="_Toc44088866"/>
      <w:r w:rsidRPr="00960A24">
        <w:rPr>
          <w:sz w:val="24"/>
          <w:szCs w:val="24"/>
          <w:u w:val="single"/>
        </w:rPr>
        <w:t>Conclusion</w:t>
      </w:r>
      <w:bookmarkEnd w:id="94"/>
    </w:p>
    <w:p w14:paraId="270C2D2D" w14:textId="77777777" w:rsidR="00E57973" w:rsidRDefault="00E57973" w:rsidP="00E57973">
      <w:pPr>
        <w:pStyle w:val="NormalWeb"/>
        <w:spacing w:before="0" w:beforeAutospacing="0" w:after="0" w:afterAutospacing="0" w:line="360" w:lineRule="auto"/>
        <w:jc w:val="both"/>
      </w:pPr>
      <w:r>
        <w:rPr>
          <w:color w:val="000000"/>
        </w:rPr>
        <w:t xml:space="preserve">In conclusion, a separation in the metagenomes of IR and IS subjects was observed. This separation seemed to mainly be explained by changes in </w:t>
      </w:r>
      <w:r>
        <w:rPr>
          <w:i/>
          <w:iCs/>
          <w:color w:val="000000"/>
        </w:rPr>
        <w:t xml:space="preserve">Bacteroidetes </w:t>
      </w:r>
      <w:r>
        <w:rPr>
          <w:color w:val="000000"/>
        </w:rPr>
        <w:t>abundance. Direct association between the microbiome composition and the host metabolome was unable to be determined by the present analyses, however</w:t>
      </w:r>
      <w:r w:rsidRPr="00962E22">
        <w:rPr>
          <w:color w:val="ED7D31" w:themeColor="accent2"/>
        </w:rPr>
        <w:t>, certain OTUs and metabolites were found to be possible explanatory factors of the covariation between the datasets</w:t>
      </w:r>
      <w:r>
        <w:rPr>
          <w:color w:val="000000"/>
        </w:rPr>
        <w:t>. </w:t>
      </w:r>
    </w:p>
    <w:p w14:paraId="192DE20E" w14:textId="68D27B6A" w:rsidR="00E57973" w:rsidRDefault="00E57973" w:rsidP="00E57973">
      <w:pPr>
        <w:pStyle w:val="NormalWeb"/>
        <w:spacing w:before="0" w:beforeAutospacing="0" w:after="0" w:afterAutospacing="0" w:line="360" w:lineRule="auto"/>
        <w:jc w:val="both"/>
      </w:pPr>
      <w:r>
        <w:rPr>
          <w:color w:val="000000"/>
        </w:rPr>
        <w:t>Concerning the proteomic and metabolomic data, the abundance of several metabolites and proteins was significantly different in the IR condition compared to IS. Many of these compounds were associated with the immune system</w:t>
      </w:r>
      <w:r w:rsidR="00C34314">
        <w:rPr>
          <w:color w:val="000000"/>
        </w:rPr>
        <w:t xml:space="preserve">, lipid homeostasis </w:t>
      </w:r>
      <w:r>
        <w:rPr>
          <w:color w:val="000000"/>
        </w:rPr>
        <w:t xml:space="preserve">or energy </w:t>
      </w:r>
      <w:r w:rsidR="00C34314">
        <w:rPr>
          <w:color w:val="000000"/>
        </w:rPr>
        <w:t>homeostasis</w:t>
      </w:r>
      <w:r>
        <w:rPr>
          <w:color w:val="000000"/>
        </w:rPr>
        <w:t>. This confirms the presently accepted knowledge concerning the pathophysiology of IR and could potentially be used to target future research towards biomarkers and therapeutic strategies for IR. </w:t>
      </w:r>
    </w:p>
    <w:p w14:paraId="3AAFE660" w14:textId="280CA571" w:rsidR="00F66562" w:rsidRDefault="00F66562" w:rsidP="00466702">
      <w:pPr>
        <w:jc w:val="both"/>
      </w:pPr>
    </w:p>
    <w:p w14:paraId="0833B0E7" w14:textId="42164105" w:rsidR="00BA3EBF" w:rsidRDefault="00BA3EBF" w:rsidP="00466702">
      <w:pPr>
        <w:jc w:val="both"/>
      </w:pPr>
    </w:p>
    <w:p w14:paraId="6AC93202" w14:textId="77777777" w:rsidR="00BA3EBF" w:rsidRDefault="00BA3EBF" w:rsidP="00466702">
      <w:pPr>
        <w:jc w:val="both"/>
        <w:rPr>
          <w:lang w:val="en-US"/>
        </w:rPr>
      </w:pPr>
    </w:p>
    <w:p w14:paraId="0954A65D" w14:textId="083CE83A" w:rsidR="00F66562" w:rsidRPr="00BA3EBF" w:rsidRDefault="00BA3EBF" w:rsidP="00BA3EBF">
      <w:pPr>
        <w:pStyle w:val="Heading2"/>
        <w:rPr>
          <w:sz w:val="24"/>
          <w:szCs w:val="24"/>
          <w:u w:val="single"/>
          <w:lang w:val="en-US"/>
        </w:rPr>
      </w:pPr>
      <w:bookmarkStart w:id="95" w:name="_Toc44088867"/>
      <w:r w:rsidRPr="00BA3EBF">
        <w:rPr>
          <w:sz w:val="24"/>
          <w:szCs w:val="24"/>
          <w:u w:val="single"/>
          <w:lang w:val="en-US"/>
        </w:rPr>
        <w:t>References</w:t>
      </w:r>
      <w:bookmarkEnd w:id="95"/>
    </w:p>
    <w:p w14:paraId="3FEF8212" w14:textId="77777777" w:rsidR="00BA3EBF" w:rsidRPr="00BA3EBF" w:rsidRDefault="00F66562" w:rsidP="00436ACA">
      <w:pPr>
        <w:pStyle w:val="EndNoteBibliography"/>
        <w:spacing w:after="0" w:line="360" w:lineRule="auto"/>
      </w:pPr>
      <w:r>
        <w:fldChar w:fldCharType="begin"/>
      </w:r>
      <w:r>
        <w:instrText xml:space="preserve"> ADDIN EN.REFLIST </w:instrText>
      </w:r>
      <w:r>
        <w:fldChar w:fldCharType="separate"/>
      </w:r>
      <w:r w:rsidR="00BA3EBF" w:rsidRPr="00BA3EBF">
        <w:t>1.</w:t>
      </w:r>
      <w:r w:rsidR="00BA3EBF" w:rsidRPr="00BA3EBF">
        <w:tab/>
        <w:t>IFD. IDF Diabetes Atlas, 9th edn. Brussels, Belgium: International Diabetes Federation 2019. 2019.</w:t>
      </w:r>
    </w:p>
    <w:p w14:paraId="1726FD8B" w14:textId="77777777" w:rsidR="00BA3EBF" w:rsidRPr="00BA3EBF" w:rsidRDefault="00BA3EBF" w:rsidP="00436ACA">
      <w:pPr>
        <w:pStyle w:val="EndNoteBibliography"/>
        <w:spacing w:after="0" w:line="360" w:lineRule="auto"/>
      </w:pPr>
      <w:r w:rsidRPr="00BA3EBF">
        <w:lastRenderedPageBreak/>
        <w:t>2.</w:t>
      </w:r>
      <w:r w:rsidRPr="00BA3EBF">
        <w:tab/>
        <w:t>Association AD. 2. Classification and diagnosis of diabetes: standards of medical care in diabetes—2019. Diabetes Care. 2019;42(Supplement 1):S13-S28.</w:t>
      </w:r>
    </w:p>
    <w:p w14:paraId="2D3F6A8E" w14:textId="77777777" w:rsidR="00BA3EBF" w:rsidRPr="00BA3EBF" w:rsidRDefault="00BA3EBF" w:rsidP="00436ACA">
      <w:pPr>
        <w:pStyle w:val="EndNoteBibliography"/>
        <w:spacing w:after="0" w:line="360" w:lineRule="auto"/>
      </w:pPr>
      <w:r w:rsidRPr="00BA3EBF">
        <w:t>3.</w:t>
      </w:r>
      <w:r w:rsidRPr="00BA3EBF">
        <w:tab/>
        <w:t>Samuel VT, Shulman GI. The pathogenesis of insulin resistance: integrating signaling pathways and substrate flux. The Journal of clinical investigation. 2016;126(1):12-22.</w:t>
      </w:r>
    </w:p>
    <w:p w14:paraId="0B2F280D" w14:textId="77777777" w:rsidR="00BA3EBF" w:rsidRPr="00BA3EBF" w:rsidRDefault="00BA3EBF" w:rsidP="00436ACA">
      <w:pPr>
        <w:pStyle w:val="EndNoteBibliography"/>
        <w:spacing w:after="0" w:line="360" w:lineRule="auto"/>
      </w:pPr>
      <w:r w:rsidRPr="00BA3EBF">
        <w:t>4.</w:t>
      </w:r>
      <w:r w:rsidRPr="00BA3EBF">
        <w:tab/>
        <w:t>Snel M, Jonker JT, Schoones J, Lamb H, de Roos A, Pijl H, et al. Ectopic fat and insulin resistance: pathophysiology and effect of diet and lifestyle interventions. International journal of endocrinology. 2012;2012.</w:t>
      </w:r>
    </w:p>
    <w:p w14:paraId="61BF0598" w14:textId="77777777" w:rsidR="00BA3EBF" w:rsidRPr="00BA3EBF" w:rsidRDefault="00BA3EBF" w:rsidP="00436ACA">
      <w:pPr>
        <w:pStyle w:val="EndNoteBibliography"/>
        <w:spacing w:after="0" w:line="360" w:lineRule="auto"/>
      </w:pPr>
      <w:r w:rsidRPr="00BA3EBF">
        <w:t>5.</w:t>
      </w:r>
      <w:r w:rsidRPr="00BA3EBF">
        <w:tab/>
        <w:t>Trouwborst I, Bowser SM, Goossens GH, Blaak EE. Ectopic fat accumulation in distinct insulin resistant phenotypes; targets for personalized nutritional interventions. Frontiers in nutrition. 2018;5:77.</w:t>
      </w:r>
    </w:p>
    <w:p w14:paraId="46F91CEA" w14:textId="77777777" w:rsidR="00BA3EBF" w:rsidRPr="00BA3EBF" w:rsidRDefault="00BA3EBF" w:rsidP="00436ACA">
      <w:pPr>
        <w:pStyle w:val="EndNoteBibliography"/>
        <w:spacing w:after="0" w:line="360" w:lineRule="auto"/>
      </w:pPr>
      <w:r w:rsidRPr="00BA3EBF">
        <w:t>6.</w:t>
      </w:r>
      <w:r w:rsidRPr="00BA3EBF">
        <w:tab/>
        <w:t>Freeman AM, Soman-Faulkner K, Pennings N. Insulin resistance.  StatPearls [Internet]: StatPearls Publishing; 2019.</w:t>
      </w:r>
    </w:p>
    <w:p w14:paraId="3D968852" w14:textId="77777777" w:rsidR="00BA3EBF" w:rsidRPr="00BA3EBF" w:rsidRDefault="00BA3EBF" w:rsidP="00436ACA">
      <w:pPr>
        <w:pStyle w:val="EndNoteBibliography"/>
        <w:spacing w:after="0" w:line="360" w:lineRule="auto"/>
      </w:pPr>
      <w:r w:rsidRPr="00BA3EBF">
        <w:t>7.</w:t>
      </w:r>
      <w:r w:rsidRPr="00BA3EBF">
        <w:tab/>
        <w:t>Ferrannini E, Gastaldelli A, Iozzo P. Pathophysiology of prediabetes. Medical Clinics. 2011;95(2):327-39.</w:t>
      </w:r>
    </w:p>
    <w:p w14:paraId="3444548E" w14:textId="77777777" w:rsidR="00BA3EBF" w:rsidRPr="00BA3EBF" w:rsidRDefault="00BA3EBF" w:rsidP="00436ACA">
      <w:pPr>
        <w:pStyle w:val="EndNoteBibliography"/>
        <w:spacing w:after="0" w:line="360" w:lineRule="auto"/>
      </w:pPr>
      <w:r w:rsidRPr="00BA3EBF">
        <w:t>8.</w:t>
      </w:r>
      <w:r w:rsidRPr="00BA3EBF">
        <w:tab/>
        <w:t>Saisho Y. How Can We Develop More Effective Strategies for Type 2 Diabetes Mellitus Prevention? A Paradigm Shift from a Glucose-Centric to a Beta Cell-Centric Concept of Diabetes. DIABETES. 2018.</w:t>
      </w:r>
    </w:p>
    <w:p w14:paraId="302CCB99" w14:textId="77777777" w:rsidR="00BA3EBF" w:rsidRPr="00BA3EBF" w:rsidRDefault="00BA3EBF" w:rsidP="00436ACA">
      <w:pPr>
        <w:pStyle w:val="EndNoteBibliography"/>
        <w:spacing w:after="0" w:line="360" w:lineRule="auto"/>
      </w:pPr>
      <w:r w:rsidRPr="00BA3EBF">
        <w:t>9.</w:t>
      </w:r>
      <w:r w:rsidRPr="00BA3EBF">
        <w:tab/>
        <w:t>Gurung M, Li Z, You H, Rodrigues R, Jump DB, Morgun A, et al. Role of gut microbiota in type 2 diabetes pathophysiology. EBioMedicine. 2020;51:102590.</w:t>
      </w:r>
    </w:p>
    <w:p w14:paraId="5148A9D9" w14:textId="77777777" w:rsidR="00BA3EBF" w:rsidRPr="00BA3EBF" w:rsidRDefault="00BA3EBF" w:rsidP="00436ACA">
      <w:pPr>
        <w:pStyle w:val="EndNoteBibliography"/>
        <w:spacing w:after="0" w:line="360" w:lineRule="auto"/>
      </w:pPr>
      <w:r w:rsidRPr="00BA3EBF">
        <w:t>10.</w:t>
      </w:r>
      <w:r w:rsidRPr="00BA3EBF">
        <w:tab/>
        <w:t>Lee CJ, Sears CL, Maruthur N. Gut microbiome and its role in obesity and insulin resistance. Annals of the New York Academy of Sciences. 2020;1461(1):37-52.</w:t>
      </w:r>
    </w:p>
    <w:p w14:paraId="446A4F07" w14:textId="77777777" w:rsidR="00BA3EBF" w:rsidRPr="00BA3EBF" w:rsidRDefault="00BA3EBF" w:rsidP="00436ACA">
      <w:pPr>
        <w:pStyle w:val="EndNoteBibliography"/>
        <w:spacing w:after="0" w:line="360" w:lineRule="auto"/>
      </w:pPr>
      <w:r w:rsidRPr="00BA3EBF">
        <w:t>11.</w:t>
      </w:r>
      <w:r w:rsidRPr="00BA3EBF">
        <w:tab/>
        <w:t>Kinross JM, Darzi AW, Nicholson JK. Gut microbiome-host interactions in health and disease. Genome medicine. 2011;3(3):14.</w:t>
      </w:r>
    </w:p>
    <w:p w14:paraId="4C3D8361" w14:textId="77777777" w:rsidR="00BA3EBF" w:rsidRPr="00BA3EBF" w:rsidRDefault="00BA3EBF" w:rsidP="00436ACA">
      <w:pPr>
        <w:pStyle w:val="EndNoteBibliography"/>
        <w:spacing w:after="0" w:line="360" w:lineRule="auto"/>
      </w:pPr>
      <w:r w:rsidRPr="00BA3EBF">
        <w:t>12.</w:t>
      </w:r>
      <w:r w:rsidRPr="00BA3EBF">
        <w:tab/>
        <w:t>Zhang X, Deeke SA, Ning Z, Starr AE, Butcher J, Li J, et al. Metaproteomics reveals associations between microbiome and intestinal extracellular vesicle proteins in pediatric inflammatory bowel disease. Nature communications. 2018;9(1):1-14.</w:t>
      </w:r>
    </w:p>
    <w:p w14:paraId="38A03E6C" w14:textId="77777777" w:rsidR="00BA3EBF" w:rsidRPr="00BA3EBF" w:rsidRDefault="00BA3EBF" w:rsidP="00436ACA">
      <w:pPr>
        <w:pStyle w:val="EndNoteBibliography"/>
        <w:spacing w:after="0" w:line="360" w:lineRule="auto"/>
      </w:pPr>
      <w:r w:rsidRPr="00BA3EBF">
        <w:t>13.</w:t>
      </w:r>
      <w:r w:rsidRPr="00BA3EBF">
        <w:tab/>
        <w:t>Grundy SM. Hypertriglyceridemia, insulin resistance, and the metabolic syndrome. The American journal of cardiology. 1999;83(9):25-9.</w:t>
      </w:r>
    </w:p>
    <w:p w14:paraId="4649E2F3" w14:textId="77777777" w:rsidR="00BA3EBF" w:rsidRPr="00BA3EBF" w:rsidRDefault="00BA3EBF" w:rsidP="00436ACA">
      <w:pPr>
        <w:pStyle w:val="EndNoteBibliography"/>
        <w:spacing w:after="0" w:line="360" w:lineRule="auto"/>
      </w:pPr>
      <w:r w:rsidRPr="00BA3EBF">
        <w:t>14.</w:t>
      </w:r>
      <w:r w:rsidRPr="00BA3EBF">
        <w:tab/>
        <w:t>Ginsberg HN. Insulin resistance and cardiovascular disease. The Journal of clinical investigation. 2000;106(4):453-8.</w:t>
      </w:r>
    </w:p>
    <w:p w14:paraId="16240A77" w14:textId="77777777" w:rsidR="00BA3EBF" w:rsidRPr="00BA3EBF" w:rsidRDefault="00BA3EBF" w:rsidP="00436ACA">
      <w:pPr>
        <w:pStyle w:val="EndNoteBibliography"/>
        <w:spacing w:after="0" w:line="360" w:lineRule="auto"/>
      </w:pPr>
      <w:r w:rsidRPr="00BA3EBF">
        <w:t>15.</w:t>
      </w:r>
      <w:r w:rsidRPr="00BA3EBF">
        <w:tab/>
        <w:t>Klein MS, Shearer J. Metabolomics and type 2 diabetes: translating basic research into clinical application. Journal of diabetes research. 2016;2016.</w:t>
      </w:r>
    </w:p>
    <w:p w14:paraId="0869D32C" w14:textId="77777777" w:rsidR="00BA3EBF" w:rsidRPr="00BA3EBF" w:rsidRDefault="00BA3EBF" w:rsidP="00436ACA">
      <w:pPr>
        <w:pStyle w:val="EndNoteBibliography"/>
        <w:spacing w:after="0" w:line="360" w:lineRule="auto"/>
      </w:pPr>
      <w:r w:rsidRPr="00BA3EBF">
        <w:lastRenderedPageBreak/>
        <w:t>16.</w:t>
      </w:r>
      <w:r w:rsidRPr="00BA3EBF">
        <w:tab/>
        <w:t>Shaham O, Wei R, Wang TJ, Ricciardi C, Lewis GD, Vasan RS, et al. Metabolic profiling of the human response to a glucose challenge reveals distinct axes of insulin sensitivity. Molecular systems biology. 2008;4(1):214.</w:t>
      </w:r>
    </w:p>
    <w:p w14:paraId="784C27BE" w14:textId="77777777" w:rsidR="00BA3EBF" w:rsidRPr="00BA3EBF" w:rsidRDefault="00BA3EBF" w:rsidP="00436ACA">
      <w:pPr>
        <w:pStyle w:val="EndNoteBibliography"/>
        <w:spacing w:after="0" w:line="360" w:lineRule="auto"/>
      </w:pPr>
      <w:r w:rsidRPr="00BA3EBF">
        <w:t>17.</w:t>
      </w:r>
      <w:r w:rsidRPr="00BA3EBF">
        <w:tab/>
        <w:t>Sears D, Hsiao G, Hsiao A, Yu J, Courtney C, Ofrecio J, et al. Mechanisms of human insulin resistance and thiazolidinedione-mediated insulin sensitization. Proceedings of the National Academy of Sciences. 2009;106(44):18745-50.</w:t>
      </w:r>
    </w:p>
    <w:p w14:paraId="573B4C38" w14:textId="77777777" w:rsidR="00BA3EBF" w:rsidRPr="00BA3EBF" w:rsidRDefault="00BA3EBF" w:rsidP="00436ACA">
      <w:pPr>
        <w:pStyle w:val="EndNoteBibliography"/>
        <w:spacing w:after="0" w:line="360" w:lineRule="auto"/>
      </w:pPr>
      <w:r w:rsidRPr="00BA3EBF">
        <w:t>18.</w:t>
      </w:r>
      <w:r w:rsidRPr="00BA3EBF">
        <w:tab/>
        <w:t>Giebelstein J, Poschmann G, Højlund K, Schechinger W, Dietrich J, Levin K, et al. The proteomic signature of insulin-resistant human skeletal muscle reveals increased glycolytic and decreased mitochondrial enzymes. Diabetologia. 2012;55(4):1114-27.</w:t>
      </w:r>
    </w:p>
    <w:p w14:paraId="1308BEF9" w14:textId="77777777" w:rsidR="00BA3EBF" w:rsidRPr="00BA3EBF" w:rsidRDefault="00BA3EBF" w:rsidP="00436ACA">
      <w:pPr>
        <w:pStyle w:val="EndNoteBibliography"/>
        <w:spacing w:after="0" w:line="360" w:lineRule="auto"/>
      </w:pPr>
      <w:r w:rsidRPr="00BA3EBF">
        <w:t>19.</w:t>
      </w:r>
      <w:r w:rsidRPr="00BA3EBF">
        <w:tab/>
        <w:t>Integrative H. The Integrative Human Microbiome Project: dynamic analysis of microbiome-host omics profiles during periods of human health and disease. Cell host &amp; microbe. 2014;16(3):276.</w:t>
      </w:r>
    </w:p>
    <w:p w14:paraId="2C6CFB17" w14:textId="77777777" w:rsidR="00BA3EBF" w:rsidRPr="00BA3EBF" w:rsidRDefault="00BA3EBF" w:rsidP="00436ACA">
      <w:pPr>
        <w:pStyle w:val="EndNoteBibliography"/>
        <w:spacing w:after="0" w:line="360" w:lineRule="auto"/>
      </w:pPr>
      <w:r w:rsidRPr="00BA3EBF">
        <w:t>20.</w:t>
      </w:r>
      <w:r w:rsidRPr="00BA3EBF">
        <w:tab/>
        <w:t>Zhou W, Sailani MR, Contrepois K, Zhou Y, Ahadi S, Leopold SR, et al. Longitudinal multi-omics of host–microbe dynamics in prediabetes. Nature. 2019;569(7758):663-71.</w:t>
      </w:r>
    </w:p>
    <w:p w14:paraId="5541FCF4" w14:textId="77777777" w:rsidR="00BA3EBF" w:rsidRPr="00BA3EBF" w:rsidRDefault="00BA3EBF" w:rsidP="00436ACA">
      <w:pPr>
        <w:pStyle w:val="EndNoteBibliography"/>
        <w:spacing w:after="0" w:line="360" w:lineRule="auto"/>
      </w:pPr>
      <w:r w:rsidRPr="00BA3EBF">
        <w:t>21.</w:t>
      </w:r>
      <w:r w:rsidRPr="00BA3EBF">
        <w:tab/>
        <w:t>Collins BC, Hunter CL, Liu Y, Schilling B, Rosenberger G, Bader SL, et al. Multi-laboratory assessment of reproducibility, qualitative and quantitative performance of SWATH-mass spectrometry. Nature communications. 2017;8(1):1-12.</w:t>
      </w:r>
    </w:p>
    <w:p w14:paraId="002D8164" w14:textId="77777777" w:rsidR="00BA3EBF" w:rsidRPr="00BA3EBF" w:rsidRDefault="00BA3EBF" w:rsidP="00436ACA">
      <w:pPr>
        <w:pStyle w:val="EndNoteBibliography"/>
        <w:spacing w:after="0" w:line="360" w:lineRule="auto"/>
      </w:pPr>
      <w:r w:rsidRPr="00BA3EBF">
        <w:t>22.</w:t>
      </w:r>
      <w:r w:rsidRPr="00BA3EBF">
        <w:tab/>
        <w:t>Want EJ. LC-MS untargeted analysis.  Metabolic Profiling: Springer; 2018. p. 99-116.</w:t>
      </w:r>
    </w:p>
    <w:p w14:paraId="42468728" w14:textId="77777777" w:rsidR="00BA3EBF" w:rsidRPr="00BA3EBF" w:rsidRDefault="00BA3EBF" w:rsidP="00436ACA">
      <w:pPr>
        <w:pStyle w:val="EndNoteBibliography"/>
        <w:spacing w:after="0" w:line="360" w:lineRule="auto"/>
      </w:pPr>
      <w:r w:rsidRPr="00BA3EBF">
        <w:t>23.</w:t>
      </w:r>
      <w:r w:rsidRPr="00BA3EBF">
        <w:tab/>
        <w:t>Lane DJ, Pace B, Olsen GJ, Stahl DA, Sogin ML, Pace NR. Rapid determination of 16S ribosomal RNA sequences for phylogenetic analyses. Proceedings of the National Academy of Sciences. 1985;82(20):6955-9.</w:t>
      </w:r>
    </w:p>
    <w:p w14:paraId="536CD033" w14:textId="77777777" w:rsidR="00BA3EBF" w:rsidRPr="00BA3EBF" w:rsidRDefault="00BA3EBF" w:rsidP="00436ACA">
      <w:pPr>
        <w:pStyle w:val="EndNoteBibliography"/>
        <w:spacing w:after="0" w:line="360" w:lineRule="auto"/>
      </w:pPr>
      <w:r w:rsidRPr="00BA3EBF">
        <w:t>24.</w:t>
      </w:r>
      <w:r w:rsidRPr="00BA3EBF">
        <w:tab/>
        <w:t>Stansfield J, Dozmorov M. HMP2Data: 16s rRNA sequencing data from the Human Microbiome Project 2. version 1.0.0 ed2019.</w:t>
      </w:r>
    </w:p>
    <w:p w14:paraId="064ACF44" w14:textId="77777777" w:rsidR="00BA3EBF" w:rsidRPr="00BA3EBF" w:rsidRDefault="00BA3EBF" w:rsidP="00436ACA">
      <w:pPr>
        <w:pStyle w:val="EndNoteBibliography"/>
        <w:spacing w:after="0" w:line="360" w:lineRule="auto"/>
      </w:pPr>
      <w:r w:rsidRPr="00BA3EBF">
        <w:t>25.</w:t>
      </w:r>
      <w:r w:rsidRPr="00BA3EBF">
        <w:tab/>
        <w:t>McMurdie PJ, Holmes S. phyloseq: an R package for reproducible interactive analysis and graphics of microbiome census data. PloS one. 2013;8(4):e61217.</w:t>
      </w:r>
    </w:p>
    <w:p w14:paraId="1C52B848" w14:textId="77777777" w:rsidR="00BA3EBF" w:rsidRPr="00BA3EBF" w:rsidRDefault="00BA3EBF" w:rsidP="00436ACA">
      <w:pPr>
        <w:pStyle w:val="EndNoteBibliography"/>
        <w:spacing w:after="0" w:line="360" w:lineRule="auto"/>
      </w:pPr>
      <w:r w:rsidRPr="00BA3EBF">
        <w:t>26.</w:t>
      </w:r>
      <w:r w:rsidRPr="00BA3EBF">
        <w:tab/>
        <w:t>Oksanen J, Blanchet FG, Friendly M, Kindt R, Legendre P, McGlinn D, et al. vegan: Community Ecology Package. version 2.5-6 ed2019.</w:t>
      </w:r>
    </w:p>
    <w:p w14:paraId="07A3E6E7" w14:textId="77777777" w:rsidR="00BA3EBF" w:rsidRPr="00BA3EBF" w:rsidRDefault="00BA3EBF" w:rsidP="00436ACA">
      <w:pPr>
        <w:pStyle w:val="EndNoteBibliography"/>
        <w:spacing w:after="0" w:line="360" w:lineRule="auto"/>
      </w:pPr>
      <w:r w:rsidRPr="00BA3EBF">
        <w:t>27.</w:t>
      </w:r>
      <w:r w:rsidRPr="00BA3EBF">
        <w:tab/>
        <w:t>Wishart DS, Feunang YD, Marcu A, Guo AC, Liang K, Vázquez-Fresno R, et al. HMDB 4.0: the human metabolome database for 2018. Nucleic acids research. 2018;46(D1):D608-D17.</w:t>
      </w:r>
    </w:p>
    <w:p w14:paraId="297B8B18" w14:textId="77777777" w:rsidR="00BA3EBF" w:rsidRPr="00BA3EBF" w:rsidRDefault="00BA3EBF" w:rsidP="00436ACA">
      <w:pPr>
        <w:pStyle w:val="EndNoteBibliography"/>
        <w:spacing w:after="0" w:line="360" w:lineRule="auto"/>
      </w:pPr>
      <w:r w:rsidRPr="00BA3EBF">
        <w:t>28.</w:t>
      </w:r>
      <w:r w:rsidRPr="00BA3EBF">
        <w:tab/>
        <w:t>Mock A, Warta R, Dettling S, Brors B, Jäger D, Herold-Mende C. MetaboDiff: an R package for differential metabolomic analysis. Bioinformatics. 2018;34(19):3417-8.</w:t>
      </w:r>
    </w:p>
    <w:p w14:paraId="61B9769F" w14:textId="77777777" w:rsidR="00BA3EBF" w:rsidRPr="00BA3EBF" w:rsidRDefault="00BA3EBF" w:rsidP="00436ACA">
      <w:pPr>
        <w:pStyle w:val="EndNoteBibliography"/>
        <w:spacing w:after="0" w:line="360" w:lineRule="auto"/>
      </w:pPr>
      <w:r w:rsidRPr="00BA3EBF">
        <w:t>29.</w:t>
      </w:r>
      <w:r w:rsidRPr="00BA3EBF">
        <w:tab/>
        <w:t>Braschi B, Denny P, Gray K, Jones T, Seal R, Tweedie S, et al. Genenames. org: the HGNC and VGNC resources in 2019. Nucleic acids research. 2019;47(D1):D786-D92.</w:t>
      </w:r>
    </w:p>
    <w:p w14:paraId="38B5412B" w14:textId="77777777" w:rsidR="00BA3EBF" w:rsidRPr="00BA3EBF" w:rsidRDefault="00BA3EBF" w:rsidP="00436ACA">
      <w:pPr>
        <w:pStyle w:val="EndNoteBibliography"/>
        <w:spacing w:after="0" w:line="360" w:lineRule="auto"/>
      </w:pPr>
      <w:r w:rsidRPr="00BA3EBF">
        <w:lastRenderedPageBreak/>
        <w:t>30.</w:t>
      </w:r>
      <w:r w:rsidRPr="00BA3EBF">
        <w:tab/>
        <w:t>Ritchie ME, Phipson B, Wu D, Hu Y, Law CW, Shi W, et al. limma powers differential expression analyses for RNA-sequencing and microarray studies. Nucleic acids research. 2015;43(7):e47-e.</w:t>
      </w:r>
    </w:p>
    <w:p w14:paraId="220345E6" w14:textId="77777777" w:rsidR="00BA3EBF" w:rsidRPr="00BA3EBF" w:rsidRDefault="00BA3EBF" w:rsidP="00436ACA">
      <w:pPr>
        <w:pStyle w:val="EndNoteBibliography"/>
        <w:spacing w:after="0" w:line="360" w:lineRule="auto"/>
      </w:pPr>
      <w:r w:rsidRPr="00BA3EBF">
        <w:t>31.</w:t>
      </w:r>
      <w:r w:rsidRPr="00BA3EBF">
        <w:tab/>
        <w:t>Kutmon M, van Iersel MP, Bohler A, Kelder T, Nunes N, Pico AR, et al. PathVisio 3: an extendable pathway analysis toolbox. PLoS Comput Biol. 2015;11(2):e1004085.</w:t>
      </w:r>
    </w:p>
    <w:p w14:paraId="211B9859" w14:textId="77777777" w:rsidR="00BA3EBF" w:rsidRPr="00BA3EBF" w:rsidRDefault="00BA3EBF" w:rsidP="00436ACA">
      <w:pPr>
        <w:pStyle w:val="EndNoteBibliography"/>
        <w:spacing w:after="0" w:line="360" w:lineRule="auto"/>
      </w:pPr>
      <w:r w:rsidRPr="00BA3EBF">
        <w:t>32.</w:t>
      </w:r>
      <w:r w:rsidRPr="00BA3EBF">
        <w:tab/>
        <w:t>Chong J, Wishart DS, Xia J. Using MetaboAnalyst 4.0 for comprehensive and integrative metabolomics data analysis. Current protocols in bioinformatics. 2019;68(1):e86.</w:t>
      </w:r>
    </w:p>
    <w:p w14:paraId="1B20A29A" w14:textId="77777777" w:rsidR="00BA3EBF" w:rsidRPr="00AA0983" w:rsidRDefault="00BA3EBF" w:rsidP="00436ACA">
      <w:pPr>
        <w:pStyle w:val="EndNoteBibliography"/>
        <w:spacing w:after="0" w:line="360" w:lineRule="auto"/>
        <w:rPr>
          <w:lang w:val="nl-NL"/>
        </w:rPr>
      </w:pPr>
      <w:r w:rsidRPr="00BA3EBF">
        <w:t>33.</w:t>
      </w:r>
      <w:r w:rsidRPr="00BA3EBF">
        <w:tab/>
        <w:t xml:space="preserve">Kanehisa M. Toward understanding the origin and evolution of cellular organisms. </w:t>
      </w:r>
      <w:r w:rsidRPr="00AA0983">
        <w:rPr>
          <w:lang w:val="nl-NL"/>
        </w:rPr>
        <w:t>Protein Science. 2019;28(11):1947-51.</w:t>
      </w:r>
    </w:p>
    <w:p w14:paraId="5B74D948" w14:textId="77777777" w:rsidR="00BA3EBF" w:rsidRPr="00BA3EBF" w:rsidRDefault="00BA3EBF" w:rsidP="00436ACA">
      <w:pPr>
        <w:pStyle w:val="EndNoteBibliography"/>
        <w:spacing w:after="0" w:line="360" w:lineRule="auto"/>
      </w:pPr>
      <w:r w:rsidRPr="00AA0983">
        <w:rPr>
          <w:lang w:val="nl-NL"/>
        </w:rPr>
        <w:t>34.</w:t>
      </w:r>
      <w:r w:rsidRPr="00AA0983">
        <w:rPr>
          <w:lang w:val="nl-NL"/>
        </w:rPr>
        <w:tab/>
        <w:t xml:space="preserve">Hastings J, Owen G, Dekker A, Ennis M, Kale N, Muthukrishnan V, et al. </w:t>
      </w:r>
      <w:r w:rsidRPr="00BA3EBF">
        <w:t>ChEBI in 2016: Improved services and an expanding collection of metabolites. Nucleic acids research. 2016;44(D1):D1214-D9.</w:t>
      </w:r>
    </w:p>
    <w:p w14:paraId="5388D016" w14:textId="526ECB1C" w:rsidR="00BA3EBF" w:rsidRPr="00BA3EBF" w:rsidRDefault="00BA3EBF" w:rsidP="00436ACA">
      <w:pPr>
        <w:pStyle w:val="EndNoteBibliography"/>
        <w:spacing w:after="0" w:line="360" w:lineRule="auto"/>
      </w:pPr>
      <w:r w:rsidRPr="00BA3EBF">
        <w:t>35.</w:t>
      </w:r>
      <w:r w:rsidRPr="00BA3EBF">
        <w:tab/>
        <w:t xml:space="preserve">De Sl. Metabolite BridgeDb ID Mapping Database (20191025): figshare; 2019 [Available from: </w:t>
      </w:r>
      <w:hyperlink r:id="rId18" w:history="1">
        <w:r w:rsidRPr="00BA3EBF">
          <w:rPr>
            <w:rStyle w:val="Hyperlink"/>
          </w:rPr>
          <w:t>https://doi.org/10.6084/m9.figshare.10048508.v1</w:t>
        </w:r>
      </w:hyperlink>
      <w:r w:rsidRPr="00BA3EBF">
        <w:t>.</w:t>
      </w:r>
    </w:p>
    <w:p w14:paraId="21888FC1" w14:textId="0DCAA522" w:rsidR="00BA3EBF" w:rsidRPr="00BA3EBF" w:rsidRDefault="00BA3EBF" w:rsidP="00436ACA">
      <w:pPr>
        <w:pStyle w:val="EndNoteBibliography"/>
        <w:spacing w:after="0" w:line="360" w:lineRule="auto"/>
      </w:pPr>
      <w:r w:rsidRPr="00BA3EBF">
        <w:t>36.</w:t>
      </w:r>
      <w:r w:rsidRPr="00BA3EBF">
        <w:tab/>
        <w:t xml:space="preserve">BiGCaT. Gene/Protein BridgeDb ID Mapping Database (Ensembl 91) Zenodo; 2020 [Available from: </w:t>
      </w:r>
      <w:hyperlink r:id="rId19" w:history="1">
        <w:r w:rsidRPr="00BA3EBF">
          <w:rPr>
            <w:rStyle w:val="Hyperlink"/>
          </w:rPr>
          <w:t>https://zenodo.org/record/3667670</w:t>
        </w:r>
      </w:hyperlink>
      <w:r w:rsidRPr="00BA3EBF">
        <w:t>.</w:t>
      </w:r>
    </w:p>
    <w:p w14:paraId="4831A2B1" w14:textId="77777777" w:rsidR="00BA3EBF" w:rsidRPr="00BA3EBF" w:rsidRDefault="00BA3EBF" w:rsidP="00436ACA">
      <w:pPr>
        <w:pStyle w:val="EndNoteBibliography"/>
        <w:spacing w:after="0" w:line="360" w:lineRule="auto"/>
      </w:pPr>
      <w:r w:rsidRPr="00BA3EBF">
        <w:t>37.</w:t>
      </w:r>
      <w:r w:rsidRPr="00BA3EBF">
        <w:tab/>
        <w:t>Slenter DN, Kutmon M, Hanspers K, Riutta A, Windsor J, Nunes N, et al. WikiPathways: a multifaceted pathway database bridging metabolomics to other omics research. Nucleic acids research. 2018;46(D1):D661-D7.</w:t>
      </w:r>
    </w:p>
    <w:p w14:paraId="579E7190" w14:textId="77777777" w:rsidR="00BA3EBF" w:rsidRPr="00BA3EBF" w:rsidRDefault="00BA3EBF" w:rsidP="00436ACA">
      <w:pPr>
        <w:pStyle w:val="EndNoteBibliography"/>
        <w:spacing w:after="0" w:line="360" w:lineRule="auto"/>
      </w:pPr>
      <w:r w:rsidRPr="00BA3EBF">
        <w:t>38.</w:t>
      </w:r>
      <w:r w:rsidRPr="00BA3EBF">
        <w:tab/>
        <w:t>Shannon P, Markiel A, Ozier O, Baliga NS, Wang JT, Ramage D, et al. Cytoscape: a software environment for integrated models of biomolecular interaction networks. Genome research. 2003;13(11):2498-504.</w:t>
      </w:r>
    </w:p>
    <w:p w14:paraId="26E776E7" w14:textId="77777777" w:rsidR="00BA3EBF" w:rsidRPr="00BA3EBF" w:rsidRDefault="00BA3EBF" w:rsidP="00436ACA">
      <w:pPr>
        <w:pStyle w:val="EndNoteBibliography"/>
        <w:spacing w:after="0" w:line="360" w:lineRule="auto"/>
      </w:pPr>
      <w:r w:rsidRPr="00BA3EBF">
        <w:t>39.</w:t>
      </w:r>
      <w:r w:rsidRPr="00BA3EBF">
        <w:tab/>
        <w:t>Doncheva NT, Morris JH, Gorodkin J, Jensen LJ. Cytoscape StringApp: network analysis and visualization of proteomics data. Journal of proteome research. 2018;18(2):623-32.</w:t>
      </w:r>
    </w:p>
    <w:p w14:paraId="3A7F92F7" w14:textId="77777777" w:rsidR="00BA3EBF" w:rsidRPr="00BA3EBF" w:rsidRDefault="00BA3EBF" w:rsidP="00436ACA">
      <w:pPr>
        <w:pStyle w:val="EndNoteBibliography"/>
        <w:spacing w:after="0" w:line="360" w:lineRule="auto"/>
      </w:pPr>
      <w:r w:rsidRPr="00BA3EBF">
        <w:t>40.</w:t>
      </w:r>
      <w:r w:rsidRPr="00BA3EBF">
        <w:tab/>
        <w:t>Kutmon M, Ehrhart F, Willighagen EL, Evelo CT, Coort SL. CyTargetLinker app update: A flexible solution for network extension in Cytoscape. F1000Research. 2018;7.</w:t>
      </w:r>
    </w:p>
    <w:p w14:paraId="6BABB89C" w14:textId="77777777" w:rsidR="00BA3EBF" w:rsidRPr="00BA3EBF" w:rsidRDefault="00BA3EBF" w:rsidP="00436ACA">
      <w:pPr>
        <w:pStyle w:val="EndNoteBibliography"/>
        <w:spacing w:after="0" w:line="360" w:lineRule="auto"/>
      </w:pPr>
      <w:r w:rsidRPr="00BA3EBF">
        <w:t>41.</w:t>
      </w:r>
      <w:r w:rsidRPr="00BA3EBF">
        <w:tab/>
        <w:t>Witten D, Tibshirani R. PMA: Penalized Multivariate Analysis. version 1.2.1 ed2020.</w:t>
      </w:r>
    </w:p>
    <w:p w14:paraId="4015FE03" w14:textId="77777777" w:rsidR="00BA3EBF" w:rsidRPr="00BA3EBF" w:rsidRDefault="00BA3EBF" w:rsidP="00436ACA">
      <w:pPr>
        <w:pStyle w:val="EndNoteBibliography"/>
        <w:spacing w:after="0" w:line="360" w:lineRule="auto"/>
      </w:pPr>
      <w:r w:rsidRPr="00BA3EBF">
        <w:t>42.</w:t>
      </w:r>
      <w:r w:rsidRPr="00BA3EBF">
        <w:tab/>
        <w:t>R Core Team. R: A language and environment for statistical computing. Vienna, Austria: R Foundation for Statistical Computing; 2020.</w:t>
      </w:r>
    </w:p>
    <w:p w14:paraId="5CB691BF" w14:textId="77777777" w:rsidR="00BA3EBF" w:rsidRPr="00BA3EBF" w:rsidRDefault="00BA3EBF" w:rsidP="00436ACA">
      <w:pPr>
        <w:pStyle w:val="EndNoteBibliography"/>
        <w:spacing w:after="0" w:line="360" w:lineRule="auto"/>
      </w:pPr>
      <w:r w:rsidRPr="00BA3EBF">
        <w:t>43.</w:t>
      </w:r>
      <w:r w:rsidRPr="00BA3EBF">
        <w:tab/>
        <w:t>Khanna S, Tosh PK, editors. A clinician's primer on the role of the microbiome in human health and disease. Mayo clinic proceedings; 2014: Elsevier.</w:t>
      </w:r>
    </w:p>
    <w:p w14:paraId="6436941A" w14:textId="77777777" w:rsidR="00BA3EBF" w:rsidRPr="00BA3EBF" w:rsidRDefault="00BA3EBF" w:rsidP="00436ACA">
      <w:pPr>
        <w:pStyle w:val="EndNoteBibliography"/>
        <w:spacing w:after="0" w:line="360" w:lineRule="auto"/>
      </w:pPr>
      <w:r w:rsidRPr="00BA3EBF">
        <w:t>44.</w:t>
      </w:r>
      <w:r w:rsidRPr="00BA3EBF">
        <w:tab/>
        <w:t>Zhang Y, Zhang H. Microbiota associated with type 2 diabetes and its related complications. Food Science and Human Wellness. 2013;2(3-4):167-72.</w:t>
      </w:r>
    </w:p>
    <w:p w14:paraId="7A60FA74" w14:textId="77777777" w:rsidR="00BA3EBF" w:rsidRPr="00BA3EBF" w:rsidRDefault="00BA3EBF" w:rsidP="00436ACA">
      <w:pPr>
        <w:pStyle w:val="EndNoteBibliography"/>
        <w:spacing w:after="0" w:line="360" w:lineRule="auto"/>
      </w:pPr>
      <w:r w:rsidRPr="00BA3EBF">
        <w:lastRenderedPageBreak/>
        <w:t>45.</w:t>
      </w:r>
      <w:r w:rsidRPr="00BA3EBF">
        <w:tab/>
        <w:t>Tilg H, Kaser A. Gut microbiome, obesity, and metabolic dysfunction. The Journal of clinical investigation. 2011;121(6):2126-32.</w:t>
      </w:r>
    </w:p>
    <w:p w14:paraId="2A1E5FE5" w14:textId="77777777" w:rsidR="00BA3EBF" w:rsidRPr="00BA3EBF" w:rsidRDefault="00BA3EBF" w:rsidP="00436ACA">
      <w:pPr>
        <w:pStyle w:val="EndNoteBibliography"/>
        <w:spacing w:after="0" w:line="360" w:lineRule="auto"/>
      </w:pPr>
      <w:r w:rsidRPr="00BA3EBF">
        <w:t>46.</w:t>
      </w:r>
      <w:r w:rsidRPr="00BA3EBF">
        <w:tab/>
        <w:t>Gaulke CA, Sharpton TJ. The influence of ethnicity and geography on human gut microbiome composition. Nature medicine. 2018;24(10):1495-6.</w:t>
      </w:r>
    </w:p>
    <w:p w14:paraId="50CF1487" w14:textId="77777777" w:rsidR="00BA3EBF" w:rsidRPr="00BA3EBF" w:rsidRDefault="00BA3EBF" w:rsidP="00436ACA">
      <w:pPr>
        <w:pStyle w:val="EndNoteBibliography"/>
        <w:spacing w:after="0" w:line="360" w:lineRule="auto"/>
      </w:pPr>
      <w:r w:rsidRPr="00BA3EBF">
        <w:t>47.</w:t>
      </w:r>
      <w:r w:rsidRPr="00BA3EBF">
        <w:tab/>
        <w:t>David LA, Maurice CF, Carmody RN, Gootenberg DB, Button JE, Wolfe BE, et al. Diet rapidly and reproducibly alters the human gut microbiome. Nature. 2014;505(7484):559-63.</w:t>
      </w:r>
    </w:p>
    <w:p w14:paraId="2EACC424" w14:textId="77777777" w:rsidR="00BA3EBF" w:rsidRPr="00BA3EBF" w:rsidRDefault="00BA3EBF" w:rsidP="00436ACA">
      <w:pPr>
        <w:pStyle w:val="EndNoteBibliography"/>
        <w:spacing w:after="0" w:line="360" w:lineRule="auto"/>
      </w:pPr>
      <w:r w:rsidRPr="00BA3EBF">
        <w:t>48.</w:t>
      </w:r>
      <w:r w:rsidRPr="00BA3EBF">
        <w:tab/>
        <w:t>Moreno-Indias I, Sánchez-Alcoholado L, García-Fuentes E, Cardona F, Queipo-Ortuño MI, Tinahones FJ. Insulin resistance is associated with specific gut microbiota in appendix samples from morbidly obese patients. American journal of translational research. 2016;8(12):5672.</w:t>
      </w:r>
    </w:p>
    <w:p w14:paraId="494A9C7B" w14:textId="77777777" w:rsidR="00BA3EBF" w:rsidRPr="00BA3EBF" w:rsidRDefault="00BA3EBF" w:rsidP="00436ACA">
      <w:pPr>
        <w:pStyle w:val="EndNoteBibliography"/>
        <w:spacing w:after="0" w:line="360" w:lineRule="auto"/>
      </w:pPr>
      <w:r w:rsidRPr="00BA3EBF">
        <w:t>49.</w:t>
      </w:r>
      <w:r w:rsidRPr="00BA3EBF">
        <w:tab/>
        <w:t>Ganesan K, Chung SK, Vanamala J, Xu B. Causal relationship between diet-induced gut microbiota changes and diabetes: a novel strategy to transplant Faecalibacterium prausnitzii in preventing diabetes. International journal of molecular sciences. 2018;19(12):3720.</w:t>
      </w:r>
    </w:p>
    <w:p w14:paraId="49E00983" w14:textId="77777777" w:rsidR="00BA3EBF" w:rsidRPr="00BA3EBF" w:rsidRDefault="00BA3EBF" w:rsidP="00436ACA">
      <w:pPr>
        <w:pStyle w:val="EndNoteBibliography"/>
        <w:spacing w:after="0" w:line="360" w:lineRule="auto"/>
      </w:pPr>
      <w:r w:rsidRPr="00BA3EBF">
        <w:t>50.</w:t>
      </w:r>
      <w:r w:rsidRPr="00BA3EBF">
        <w:tab/>
        <w:t>Baptista LC, Sun Y, Carter CS, Buford TW. Crosstalk Between the Gut Microbiome and Bioactive Lipids: Therapeutic Targets in Cognitive Frailty. Frontiers in Nutrition. 2020;7:17.</w:t>
      </w:r>
    </w:p>
    <w:p w14:paraId="1CA1CB4D" w14:textId="77777777" w:rsidR="00BA3EBF" w:rsidRPr="00BA3EBF" w:rsidRDefault="00BA3EBF" w:rsidP="00436ACA">
      <w:pPr>
        <w:pStyle w:val="EndNoteBibliography"/>
        <w:spacing w:after="0" w:line="360" w:lineRule="auto"/>
      </w:pPr>
      <w:r w:rsidRPr="00BA3EBF">
        <w:t>51.</w:t>
      </w:r>
      <w:r w:rsidRPr="00BA3EBF">
        <w:tab/>
        <w:t>Lopez-Siles M, Enrich-Capó N, Aldeguer X, Sabat-Mir M, Duncan SH, Garcia-Gil LJ, et al. Alterations in the abundance and co-occurrence of Akkermansia muciniphila and Faecalibacterium prausnitzii in the colonic mucosa of inflammatory bowel disease subjects. Frontiers in cellular and infection microbiology. 2018;8:281.</w:t>
      </w:r>
    </w:p>
    <w:p w14:paraId="0E47D774" w14:textId="77777777" w:rsidR="00BA3EBF" w:rsidRPr="00BA3EBF" w:rsidRDefault="00BA3EBF" w:rsidP="00436ACA">
      <w:pPr>
        <w:pStyle w:val="EndNoteBibliography"/>
        <w:spacing w:after="0" w:line="360" w:lineRule="auto"/>
      </w:pPr>
      <w:r w:rsidRPr="00BA3EBF">
        <w:t>52.</w:t>
      </w:r>
      <w:r w:rsidRPr="00BA3EBF">
        <w:tab/>
        <w:t>Krott LM, Piscitelli F, Heine M, Borrino S, Scheja L, Silvestri C, et al. Endocannabinoid regulation in white and brown adipose tissue following thermogenic activation. Journal of lipid research. 2016;57(3):464-73.</w:t>
      </w:r>
    </w:p>
    <w:p w14:paraId="76C1D822" w14:textId="77777777" w:rsidR="00BA3EBF" w:rsidRPr="00BA3EBF" w:rsidRDefault="00BA3EBF" w:rsidP="00436ACA">
      <w:pPr>
        <w:pStyle w:val="EndNoteBibliography"/>
        <w:spacing w:after="0" w:line="360" w:lineRule="auto"/>
      </w:pPr>
      <w:r w:rsidRPr="00BA3EBF">
        <w:t>53.</w:t>
      </w:r>
      <w:r w:rsidRPr="00BA3EBF">
        <w:tab/>
        <w:t>Camastra S, Bonora E, Del Prato S, Rett K, Weck M, Ferrannini E. Effect of obesity and insulin resistance on resting and glucose-induced thermogenesis in man. International journal of obesity. 1999;23(12):1307-13.</w:t>
      </w:r>
    </w:p>
    <w:p w14:paraId="2046280F" w14:textId="77777777" w:rsidR="00BA3EBF" w:rsidRPr="00BA3EBF" w:rsidRDefault="00BA3EBF" w:rsidP="00436ACA">
      <w:pPr>
        <w:pStyle w:val="EndNoteBibliography"/>
        <w:spacing w:after="0" w:line="360" w:lineRule="auto"/>
      </w:pPr>
      <w:r w:rsidRPr="00BA3EBF">
        <w:t>54.</w:t>
      </w:r>
      <w:r w:rsidRPr="00BA3EBF">
        <w:tab/>
        <w:t>Goodpaster BH, Sparks LM. Metabolic flexibility in health and disease. Cell metabolism. 2017;25(5):1027-36.</w:t>
      </w:r>
    </w:p>
    <w:p w14:paraId="2A81B295" w14:textId="77777777" w:rsidR="00BA3EBF" w:rsidRPr="00BA3EBF" w:rsidRDefault="00BA3EBF" w:rsidP="00436ACA">
      <w:pPr>
        <w:pStyle w:val="EndNoteBibliography"/>
        <w:spacing w:after="0" w:line="360" w:lineRule="auto"/>
      </w:pPr>
      <w:r w:rsidRPr="00BA3EBF">
        <w:t>55.</w:t>
      </w:r>
      <w:r w:rsidRPr="00BA3EBF">
        <w:tab/>
        <w:t>Liu X, Zheng Y, Guasch-Ferré M, Ruiz-Canela M, Toledo E, Clish C, et al. High plasma glutamate and low glutamine-to-glutamate ratio are associated with type 2 diabetes: Case-cohort study within the PREDIMED trial. Nutrition, Metabolism and Cardiovascular Diseases. 2019;29(10):1040-9.</w:t>
      </w:r>
    </w:p>
    <w:p w14:paraId="7BCF4496" w14:textId="77777777" w:rsidR="00BA3EBF" w:rsidRPr="00BA3EBF" w:rsidRDefault="00BA3EBF" w:rsidP="00436ACA">
      <w:pPr>
        <w:pStyle w:val="EndNoteBibliography"/>
        <w:spacing w:after="0" w:line="360" w:lineRule="auto"/>
      </w:pPr>
      <w:r w:rsidRPr="00BA3EBF">
        <w:lastRenderedPageBreak/>
        <w:t>56.</w:t>
      </w:r>
      <w:r w:rsidRPr="00BA3EBF">
        <w:tab/>
        <w:t>Roberts LD, Koulman A, Griffin JL. Towards metabolic biomarkers of insulin resistance and type 2 diabetes: progress from the metabolome. The lancet diabetes &amp; endocrinology. 2014;2(1):65-75.</w:t>
      </w:r>
    </w:p>
    <w:p w14:paraId="57689193" w14:textId="77777777" w:rsidR="00BA3EBF" w:rsidRPr="00BA3EBF" w:rsidRDefault="00BA3EBF" w:rsidP="00436ACA">
      <w:pPr>
        <w:pStyle w:val="EndNoteBibliography"/>
        <w:spacing w:after="0" w:line="360" w:lineRule="auto"/>
      </w:pPr>
      <w:r w:rsidRPr="00BA3EBF">
        <w:t>57.</w:t>
      </w:r>
      <w:r w:rsidRPr="00BA3EBF">
        <w:tab/>
        <w:t>Huang X-T, Li C, Peng X-P, Guo J, Yue S-J, Liu W, et al. An excessive increase in glutamate contributes to glucose-toxicity in β-cells via activation of pancreatic NMDA receptors in rodent diabetes. Scientific reports. 2017;7:44120.</w:t>
      </w:r>
    </w:p>
    <w:p w14:paraId="6BBCF145" w14:textId="77777777" w:rsidR="00BA3EBF" w:rsidRPr="00BA3EBF" w:rsidRDefault="00BA3EBF" w:rsidP="00436ACA">
      <w:pPr>
        <w:pStyle w:val="EndNoteBibliography"/>
        <w:spacing w:after="0" w:line="360" w:lineRule="auto"/>
      </w:pPr>
      <w:r w:rsidRPr="00BA3EBF">
        <w:t>58.</w:t>
      </w:r>
      <w:r w:rsidRPr="00BA3EBF">
        <w:tab/>
        <w:t>Kotite L, Zhang L, Yu Z, Burlingame A, Havel R. Human apoC-IV isolation, characterization, and immunochemical quantification in plasma and plasma lipoproteins. Journal of lipid research. 2003;44(7):1387-94.</w:t>
      </w:r>
    </w:p>
    <w:p w14:paraId="26AB0954" w14:textId="77777777" w:rsidR="00BA3EBF" w:rsidRPr="00BA3EBF" w:rsidRDefault="00BA3EBF" w:rsidP="00436ACA">
      <w:pPr>
        <w:pStyle w:val="EndNoteBibliography"/>
        <w:spacing w:after="0" w:line="360" w:lineRule="auto"/>
      </w:pPr>
      <w:r w:rsidRPr="00BA3EBF">
        <w:t>59.</w:t>
      </w:r>
      <w:r w:rsidRPr="00BA3EBF">
        <w:tab/>
        <w:t>Allan C, Taylor J. Expression of a novel human apolipoprotein (apoC-IV) causes hypertriglyceridemia in transgenic mice. Journal of lipid research. 1996;37(7):1510-8.</w:t>
      </w:r>
    </w:p>
    <w:p w14:paraId="0EEDA384" w14:textId="77777777" w:rsidR="00BA3EBF" w:rsidRPr="00BA3EBF" w:rsidRDefault="00BA3EBF" w:rsidP="00436ACA">
      <w:pPr>
        <w:pStyle w:val="EndNoteBibliography"/>
        <w:spacing w:after="0" w:line="360" w:lineRule="auto"/>
      </w:pPr>
      <w:r w:rsidRPr="00BA3EBF">
        <w:t>60.</w:t>
      </w:r>
      <w:r w:rsidRPr="00BA3EBF">
        <w:tab/>
        <w:t>Chistiakov DA, Orekhov AN, Bobryshev YV. ApoA1 and ApoA1-specific self-antibodies in cardiovascular disease. Laboratory Investigation. 2016;96(7):708-18.</w:t>
      </w:r>
    </w:p>
    <w:p w14:paraId="17B72A5E" w14:textId="77777777" w:rsidR="00BA3EBF" w:rsidRPr="00BA3EBF" w:rsidRDefault="00BA3EBF" w:rsidP="00436ACA">
      <w:pPr>
        <w:pStyle w:val="EndNoteBibliography"/>
        <w:spacing w:after="0" w:line="360" w:lineRule="auto"/>
      </w:pPr>
      <w:r w:rsidRPr="00BA3EBF">
        <w:t>61.</w:t>
      </w:r>
      <w:r w:rsidRPr="00BA3EBF">
        <w:tab/>
        <w:t>Perdomo G, Dong HH. Apolipoprotein D in lipid metabolism and its functional implication in atherosclerosis and aging. Aging (Albany NY). 2009;1(1):17.</w:t>
      </w:r>
    </w:p>
    <w:p w14:paraId="20FCF775" w14:textId="77777777" w:rsidR="00BA3EBF" w:rsidRPr="00AA0983" w:rsidRDefault="00BA3EBF" w:rsidP="00436ACA">
      <w:pPr>
        <w:pStyle w:val="EndNoteBibliography"/>
        <w:spacing w:after="0" w:line="360" w:lineRule="auto"/>
        <w:rPr>
          <w:lang w:val="nl-NL"/>
        </w:rPr>
      </w:pPr>
      <w:r w:rsidRPr="00BA3EBF">
        <w:t>62.</w:t>
      </w:r>
      <w:r w:rsidRPr="00BA3EBF">
        <w:tab/>
        <w:t xml:space="preserve">Karhapää P, Malkki M, Laakso M. Isolated low HDL cholesterol: an insulin-resistant state. </w:t>
      </w:r>
      <w:r w:rsidRPr="00AA0983">
        <w:rPr>
          <w:lang w:val="nl-NL"/>
        </w:rPr>
        <w:t>Diabetes. 1994;43(3):411-7.</w:t>
      </w:r>
    </w:p>
    <w:p w14:paraId="572A29D0" w14:textId="77777777" w:rsidR="00BA3EBF" w:rsidRPr="00BA3EBF" w:rsidRDefault="00BA3EBF" w:rsidP="00436ACA">
      <w:pPr>
        <w:pStyle w:val="EndNoteBibliography"/>
        <w:spacing w:after="0" w:line="360" w:lineRule="auto"/>
      </w:pPr>
      <w:r w:rsidRPr="00AA0983">
        <w:rPr>
          <w:lang w:val="nl-NL"/>
        </w:rPr>
        <w:t>63.</w:t>
      </w:r>
      <w:r w:rsidRPr="00AA0983">
        <w:rPr>
          <w:lang w:val="nl-NL"/>
        </w:rPr>
        <w:tab/>
        <w:t xml:space="preserve">Li N, Fu J, Koonen DP, Kuivenhoven JA, Snieder H, Hofker MH. </w:t>
      </w:r>
      <w:r w:rsidRPr="00BA3EBF">
        <w:t>Are hypertriglyceridemia and low HDL causal factors in the development of insulin resistance? Atherosclerosis. 2014;233(1):130-8.</w:t>
      </w:r>
    </w:p>
    <w:p w14:paraId="5D154AE5" w14:textId="6CFC916F" w:rsidR="00BA3EBF" w:rsidRDefault="00BA3EBF" w:rsidP="00436ACA">
      <w:pPr>
        <w:pStyle w:val="EndNoteBibliography"/>
        <w:spacing w:after="0" w:line="360" w:lineRule="auto"/>
      </w:pPr>
      <w:r w:rsidRPr="00BA3EBF">
        <w:t>64.</w:t>
      </w:r>
      <w:r w:rsidRPr="00BA3EBF">
        <w:tab/>
        <w:t>von Zychlinski A, Kleffmann T. Dissecting the proteome of lipoproteins: New biomarkers for cardiovascular diseases? Translational Proteomics. 2015;7:30-9.</w:t>
      </w:r>
      <w:r w:rsidR="00F66562">
        <w:fldChar w:fldCharType="end"/>
      </w:r>
    </w:p>
    <w:p w14:paraId="46575645" w14:textId="77777777" w:rsidR="00436ACA" w:rsidRDefault="00436ACA" w:rsidP="00BA3EBF">
      <w:pPr>
        <w:pStyle w:val="Heading2"/>
        <w:jc w:val="both"/>
        <w:rPr>
          <w:sz w:val="24"/>
          <w:szCs w:val="24"/>
          <w:u w:val="single"/>
        </w:rPr>
      </w:pPr>
    </w:p>
    <w:p w14:paraId="402BEA37" w14:textId="77777777" w:rsidR="00436ACA" w:rsidRDefault="00436ACA" w:rsidP="00BA3EBF">
      <w:pPr>
        <w:pStyle w:val="Heading2"/>
        <w:jc w:val="both"/>
        <w:rPr>
          <w:sz w:val="24"/>
          <w:szCs w:val="24"/>
          <w:u w:val="single"/>
        </w:rPr>
      </w:pPr>
    </w:p>
    <w:p w14:paraId="783456AE" w14:textId="77777777" w:rsidR="00436ACA" w:rsidRDefault="00436ACA" w:rsidP="00BA3EBF">
      <w:pPr>
        <w:pStyle w:val="Heading2"/>
        <w:jc w:val="both"/>
        <w:rPr>
          <w:sz w:val="24"/>
          <w:szCs w:val="24"/>
          <w:u w:val="single"/>
        </w:rPr>
      </w:pPr>
    </w:p>
    <w:p w14:paraId="7462997E" w14:textId="77777777" w:rsidR="00436ACA" w:rsidRDefault="00436ACA" w:rsidP="00BA3EBF">
      <w:pPr>
        <w:pStyle w:val="Heading2"/>
        <w:jc w:val="both"/>
        <w:rPr>
          <w:sz w:val="24"/>
          <w:szCs w:val="24"/>
          <w:u w:val="single"/>
        </w:rPr>
      </w:pPr>
    </w:p>
    <w:p w14:paraId="02F6D8E2" w14:textId="77777777" w:rsidR="00436ACA" w:rsidRDefault="00436ACA" w:rsidP="00BA3EBF">
      <w:pPr>
        <w:pStyle w:val="Heading2"/>
        <w:jc w:val="both"/>
        <w:rPr>
          <w:sz w:val="24"/>
          <w:szCs w:val="24"/>
          <w:u w:val="single"/>
        </w:rPr>
      </w:pPr>
    </w:p>
    <w:p w14:paraId="1AF885AE" w14:textId="77777777" w:rsidR="00436ACA" w:rsidRDefault="00436ACA" w:rsidP="00BA3EBF">
      <w:pPr>
        <w:pStyle w:val="Heading2"/>
        <w:jc w:val="both"/>
        <w:rPr>
          <w:sz w:val="24"/>
          <w:szCs w:val="24"/>
          <w:u w:val="single"/>
        </w:rPr>
      </w:pPr>
    </w:p>
    <w:p w14:paraId="1D11FFAE" w14:textId="77777777" w:rsidR="00436ACA" w:rsidRDefault="00436ACA" w:rsidP="00BA3EBF">
      <w:pPr>
        <w:pStyle w:val="Heading2"/>
        <w:jc w:val="both"/>
        <w:rPr>
          <w:sz w:val="24"/>
          <w:szCs w:val="24"/>
          <w:u w:val="single"/>
        </w:rPr>
      </w:pPr>
    </w:p>
    <w:p w14:paraId="26AAA7F6" w14:textId="4B2D1F2E" w:rsidR="00BA3EBF" w:rsidRDefault="00BA3EBF" w:rsidP="00BA3EBF">
      <w:pPr>
        <w:pStyle w:val="Heading2"/>
        <w:jc w:val="both"/>
        <w:rPr>
          <w:sz w:val="24"/>
          <w:szCs w:val="24"/>
          <w:u w:val="single"/>
        </w:rPr>
      </w:pPr>
      <w:bookmarkStart w:id="96" w:name="_Toc44088868"/>
      <w:r>
        <w:rPr>
          <w:sz w:val="24"/>
          <w:szCs w:val="24"/>
          <w:u w:val="single"/>
        </w:rPr>
        <w:t>Appendix</w:t>
      </w:r>
      <w:bookmarkEnd w:id="96"/>
    </w:p>
    <w:p w14:paraId="7BFA55EA" w14:textId="77777777" w:rsidR="00BA3EBF" w:rsidRDefault="00BA3EBF" w:rsidP="00BA3EBF">
      <w:pPr>
        <w:pStyle w:val="Heading3"/>
        <w:spacing w:line="360" w:lineRule="auto"/>
        <w:jc w:val="both"/>
        <w:rPr>
          <w:rFonts w:ascii="Times New Roman" w:hAnsi="Times New Roman" w:cs="Times New Roman"/>
        </w:rPr>
      </w:pPr>
      <w:bookmarkStart w:id="97" w:name="_Toc44088869"/>
      <w:commentRangeStart w:id="98"/>
      <w:r>
        <w:rPr>
          <w:rFonts w:ascii="Times New Roman" w:hAnsi="Times New Roman" w:cs="Times New Roman"/>
          <w:i/>
          <w:iCs/>
          <w:color w:val="auto"/>
          <w:u w:val="single"/>
        </w:rPr>
        <w:lastRenderedPageBreak/>
        <w:t>Appendix 1</w:t>
      </w:r>
      <w:r>
        <w:rPr>
          <w:rFonts w:ascii="Times New Roman" w:hAnsi="Times New Roman" w:cs="Times New Roman"/>
          <w:i/>
          <w:iCs/>
          <w:color w:val="auto"/>
        </w:rPr>
        <w:t>:</w:t>
      </w:r>
      <w:r>
        <w:rPr>
          <w:rFonts w:ascii="Times New Roman" w:hAnsi="Times New Roman" w:cs="Times New Roman"/>
          <w:color w:val="auto"/>
        </w:rPr>
        <w:t xml:space="preserve"> </w:t>
      </w:r>
      <w:commentRangeEnd w:id="98"/>
      <w:r>
        <w:rPr>
          <w:rStyle w:val="CommentReference"/>
          <w:rFonts w:asciiTheme="minorHAnsi" w:eastAsiaTheme="minorHAnsi" w:hAnsiTheme="minorHAnsi" w:cstheme="minorBidi"/>
          <w:color w:val="auto"/>
        </w:rPr>
        <w:commentReference w:id="98"/>
      </w:r>
      <w:bookmarkEnd w:id="97"/>
    </w:p>
    <w:p w14:paraId="4DBEFDA3" w14:textId="77777777" w:rsidR="00BA3EBF" w:rsidRDefault="00BA3EBF" w:rsidP="00BA3EBF">
      <w:pPr>
        <w:spacing w:before="240"/>
        <w:rPr>
          <w:rFonts w:ascii="Times New Roman" w:hAnsi="Times New Roman" w:cs="Times New Roman"/>
          <w:sz w:val="24"/>
          <w:szCs w:val="24"/>
        </w:rPr>
      </w:pPr>
      <w:r>
        <w:rPr>
          <w:noProof/>
          <w:color w:val="000000"/>
          <w:bdr w:val="none" w:sz="0" w:space="0" w:color="auto" w:frame="1"/>
        </w:rPr>
        <w:drawing>
          <wp:inline distT="0" distB="0" distL="0" distR="0" wp14:anchorId="2841E5DB" wp14:editId="031BC579">
            <wp:extent cx="5114290" cy="3533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4290" cy="3533775"/>
                    </a:xfrm>
                    <a:prstGeom prst="rect">
                      <a:avLst/>
                    </a:prstGeom>
                    <a:noFill/>
                    <a:ln>
                      <a:noFill/>
                    </a:ln>
                  </pic:spPr>
                </pic:pic>
              </a:graphicData>
            </a:graphic>
          </wp:inline>
        </w:drawing>
      </w:r>
    </w:p>
    <w:p w14:paraId="33152F9B" w14:textId="77777777" w:rsidR="00BA3EBF" w:rsidRPr="00226E3C" w:rsidRDefault="00BA3EBF" w:rsidP="00BA3EBF">
      <w:pPr>
        <w:spacing w:before="240"/>
        <w:rPr>
          <w:rFonts w:ascii="Times New Roman" w:hAnsi="Times New Roman" w:cs="Times New Roman"/>
          <w:sz w:val="24"/>
          <w:szCs w:val="24"/>
        </w:rPr>
      </w:pPr>
      <w:r>
        <w:rPr>
          <w:rFonts w:ascii="Times New Roman" w:hAnsi="Times New Roman" w:cs="Times New Roman"/>
          <w:sz w:val="24"/>
          <w:szCs w:val="24"/>
        </w:rPr>
        <w:t xml:space="preserve">Figure A1: study design. iHMP = integrative human microbiome project. T2D = type 2 diabetes. </w:t>
      </w:r>
      <w:proofErr w:type="spellStart"/>
      <w:r>
        <w:rPr>
          <w:rFonts w:ascii="Times New Roman" w:hAnsi="Times New Roman" w:cs="Times New Roman"/>
          <w:sz w:val="24"/>
          <w:szCs w:val="24"/>
        </w:rPr>
        <w:t>PCoA</w:t>
      </w:r>
      <w:proofErr w:type="spellEnd"/>
      <w:r>
        <w:rPr>
          <w:rFonts w:ascii="Times New Roman" w:hAnsi="Times New Roman" w:cs="Times New Roman"/>
          <w:sz w:val="24"/>
          <w:szCs w:val="24"/>
        </w:rPr>
        <w:t xml:space="preserve"> = Principle Coordinate Analysis. PERMANOVA = Multivariate ANOVA with Permutations. Sparse CCA = sparse Canonical Correlation Analysis. </w:t>
      </w:r>
    </w:p>
    <w:p w14:paraId="4ED01B88" w14:textId="77777777" w:rsidR="00BA3EBF" w:rsidRDefault="00BA3EBF" w:rsidP="00BA3EBF">
      <w:pPr>
        <w:pStyle w:val="Heading3"/>
        <w:spacing w:line="360" w:lineRule="auto"/>
        <w:jc w:val="both"/>
        <w:rPr>
          <w:rFonts w:ascii="Times New Roman" w:hAnsi="Times New Roman" w:cs="Times New Roman"/>
          <w:color w:val="auto"/>
        </w:rPr>
      </w:pPr>
      <w:bookmarkStart w:id="99" w:name="_Toc44088870"/>
      <w:r>
        <w:rPr>
          <w:rFonts w:ascii="Times New Roman" w:hAnsi="Times New Roman" w:cs="Times New Roman"/>
          <w:i/>
          <w:iCs/>
          <w:color w:val="auto"/>
          <w:u w:val="single"/>
        </w:rPr>
        <w:lastRenderedPageBreak/>
        <w:t>Appendix 2</w:t>
      </w:r>
      <w:r>
        <w:rPr>
          <w:rFonts w:ascii="Times New Roman" w:hAnsi="Times New Roman" w:cs="Times New Roman"/>
          <w:i/>
          <w:iCs/>
          <w:color w:val="auto"/>
        </w:rPr>
        <w:t>:</w:t>
      </w:r>
      <w:bookmarkEnd w:id="99"/>
      <w:r>
        <w:rPr>
          <w:rFonts w:ascii="Times New Roman" w:hAnsi="Times New Roman" w:cs="Times New Roman"/>
          <w:i/>
          <w:iCs/>
          <w:color w:val="auto"/>
        </w:rPr>
        <w:t xml:space="preserve"> </w:t>
      </w:r>
    </w:p>
    <w:p w14:paraId="20BD2286" w14:textId="77777777" w:rsidR="00BA3EBF" w:rsidRDefault="00BA3EBF" w:rsidP="00BA3EBF">
      <w:pPr>
        <w:jc w:val="center"/>
      </w:pPr>
      <w:r>
        <w:rPr>
          <w:noProof/>
        </w:rPr>
        <w:drawing>
          <wp:inline distT="0" distB="0" distL="0" distR="0" wp14:anchorId="5B736E4D" wp14:editId="765B546B">
            <wp:extent cx="4889500" cy="4445000"/>
            <wp:effectExtent l="0" t="0" r="6350" b="0"/>
            <wp:docPr id="5" name="Picture 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stretch>
                      <a:fillRect/>
                    </a:stretch>
                  </pic:blipFill>
                  <pic:spPr>
                    <a:xfrm>
                      <a:off x="0" y="0"/>
                      <a:ext cx="4889500" cy="4445000"/>
                    </a:xfrm>
                    <a:prstGeom prst="rect">
                      <a:avLst/>
                    </a:prstGeom>
                  </pic:spPr>
                </pic:pic>
              </a:graphicData>
            </a:graphic>
          </wp:inline>
        </w:drawing>
      </w:r>
    </w:p>
    <w:p w14:paraId="12E23AA9" w14:textId="77777777" w:rsidR="00BA3EBF" w:rsidRDefault="00BA3EBF" w:rsidP="00BA3E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A2: Principal Component Analysis (PCA) plot of the metagenomic data prior to outlier exclusion. The explained variance of the principal components are given as a percentage by the corresponding axis. OTU = taxa. IR = insulin resistant. IS = insulin sensitive. </w:t>
      </w:r>
    </w:p>
    <w:p w14:paraId="0BF11FEB" w14:textId="77777777" w:rsidR="00BA3EBF" w:rsidRPr="00A3641D" w:rsidRDefault="00BA3EBF" w:rsidP="00BA3EBF">
      <w:pPr>
        <w:spacing w:line="360" w:lineRule="auto"/>
        <w:jc w:val="both"/>
        <w:rPr>
          <w:rFonts w:ascii="Times New Roman" w:hAnsi="Times New Roman" w:cs="Times New Roman"/>
          <w:sz w:val="24"/>
          <w:szCs w:val="24"/>
        </w:rPr>
      </w:pPr>
    </w:p>
    <w:p w14:paraId="3C622887" w14:textId="77777777" w:rsidR="00BA3EBF" w:rsidRDefault="00BA3EBF" w:rsidP="00BA3EBF">
      <w:pPr>
        <w:pStyle w:val="Heading3"/>
        <w:spacing w:line="360" w:lineRule="auto"/>
        <w:jc w:val="both"/>
        <w:rPr>
          <w:rFonts w:ascii="Times New Roman" w:hAnsi="Times New Roman" w:cs="Times New Roman"/>
          <w:color w:val="auto"/>
        </w:rPr>
      </w:pPr>
      <w:bookmarkStart w:id="100" w:name="_Toc44088871"/>
      <w:r w:rsidRPr="002C47BA">
        <w:rPr>
          <w:rFonts w:ascii="Times New Roman" w:hAnsi="Times New Roman" w:cs="Times New Roman"/>
          <w:i/>
          <w:iCs/>
          <w:color w:val="auto"/>
          <w:u w:val="single"/>
        </w:rPr>
        <w:t xml:space="preserve">Appendix </w:t>
      </w:r>
      <w:r>
        <w:rPr>
          <w:rFonts w:ascii="Times New Roman" w:hAnsi="Times New Roman" w:cs="Times New Roman"/>
          <w:i/>
          <w:iCs/>
          <w:color w:val="auto"/>
          <w:u w:val="single"/>
        </w:rPr>
        <w:t>3</w:t>
      </w:r>
      <w:r>
        <w:rPr>
          <w:rFonts w:ascii="Times New Roman" w:hAnsi="Times New Roman" w:cs="Times New Roman"/>
          <w:color w:val="auto"/>
        </w:rPr>
        <w:t>: Table A1</w:t>
      </w:r>
      <w:bookmarkEnd w:id="100"/>
    </w:p>
    <w:p w14:paraId="1CB998B0" w14:textId="77777777" w:rsidR="00BA3EBF" w:rsidRPr="00C436E9" w:rsidRDefault="00BA3EBF" w:rsidP="00BA3EBF">
      <w:pPr>
        <w:spacing w:line="360" w:lineRule="auto"/>
        <w:jc w:val="both"/>
        <w:rPr>
          <w:rFonts w:ascii="Times New Roman" w:hAnsi="Times New Roman" w:cs="Times New Roman"/>
          <w:sz w:val="24"/>
          <w:szCs w:val="24"/>
        </w:rPr>
      </w:pPr>
      <w:r>
        <w:rPr>
          <w:rFonts w:ascii="Times New Roman" w:hAnsi="Times New Roman" w:cs="Times New Roman"/>
          <w:sz w:val="24"/>
          <w:szCs w:val="24"/>
        </w:rPr>
        <w:t>List of the HMDB metabolite identifiers originally found in the iHMP T2D metabolomic abundance data and of the corresponding HMDB identifiers used in order to run the combined pathway analysis.</w:t>
      </w:r>
    </w:p>
    <w:tbl>
      <w:tblPr>
        <w:tblStyle w:val="TableGrid"/>
        <w:tblW w:w="0" w:type="auto"/>
        <w:tblLook w:val="04A0" w:firstRow="1" w:lastRow="0" w:firstColumn="1" w:lastColumn="0" w:noHBand="0" w:noVBand="1"/>
      </w:tblPr>
      <w:tblGrid>
        <w:gridCol w:w="4508"/>
        <w:gridCol w:w="4508"/>
      </w:tblGrid>
      <w:tr w:rsidR="00BA3EBF" w14:paraId="15F250AA" w14:textId="77777777" w:rsidTr="00774097">
        <w:trPr>
          <w:trHeight w:val="451"/>
        </w:trPr>
        <w:tc>
          <w:tcPr>
            <w:tcW w:w="4508" w:type="dxa"/>
          </w:tcPr>
          <w:p w14:paraId="17236305" w14:textId="77777777" w:rsidR="00BA3EBF" w:rsidRPr="00650638" w:rsidRDefault="00BA3EBF" w:rsidP="00774097">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Original HMDB Identifier(s)</w:t>
            </w:r>
          </w:p>
        </w:tc>
        <w:tc>
          <w:tcPr>
            <w:tcW w:w="4508" w:type="dxa"/>
          </w:tcPr>
          <w:p w14:paraId="439A6A71" w14:textId="77777777" w:rsidR="00BA3EBF" w:rsidRPr="00650638" w:rsidRDefault="00BA3EBF" w:rsidP="00774097">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HMDB identifier</w:t>
            </w:r>
            <w:r>
              <w:rPr>
                <w:rFonts w:ascii="Times New Roman" w:hAnsi="Times New Roman" w:cs="Times New Roman"/>
                <w:sz w:val="24"/>
                <w:szCs w:val="24"/>
                <w:u w:val="single"/>
              </w:rPr>
              <w:t xml:space="preserve"> used for analysis</w:t>
            </w:r>
          </w:p>
        </w:tc>
      </w:tr>
      <w:tr w:rsidR="00BA3EBF" w14:paraId="764AF1AA" w14:textId="77777777" w:rsidTr="00774097">
        <w:tc>
          <w:tcPr>
            <w:tcW w:w="4508" w:type="dxa"/>
          </w:tcPr>
          <w:p w14:paraId="0C0D348C" w14:textId="77777777" w:rsidR="00BA3EBF" w:rsidRPr="00650638" w:rsidRDefault="00BA3EBF" w:rsidP="00774097">
            <w:pPr>
              <w:jc w:val="both"/>
              <w:rPr>
                <w:rFonts w:ascii="Times New Roman" w:hAnsi="Times New Roman" w:cs="Times New Roman"/>
                <w:sz w:val="24"/>
                <w:szCs w:val="24"/>
              </w:rPr>
            </w:pPr>
            <w:r w:rsidRPr="00650638">
              <w:rPr>
                <w:rFonts w:ascii="Times New Roman" w:hAnsi="Times New Roman" w:cs="Times New Roman"/>
                <w:color w:val="000000"/>
                <w:sz w:val="24"/>
                <w:szCs w:val="24"/>
              </w:rPr>
              <w:t>HMDB03736</w:t>
            </w:r>
          </w:p>
        </w:tc>
        <w:tc>
          <w:tcPr>
            <w:tcW w:w="4508" w:type="dxa"/>
          </w:tcPr>
          <w:p w14:paraId="71A58778" w14:textId="77777777" w:rsidR="00BA3EBF" w:rsidRPr="00650638" w:rsidRDefault="00BA3EBF" w:rsidP="00774097">
            <w:pPr>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HMDB0000491</w:t>
            </w:r>
          </w:p>
        </w:tc>
      </w:tr>
      <w:tr w:rsidR="00BA3EBF" w14:paraId="3950AE2B" w14:textId="77777777" w:rsidTr="00774097">
        <w:tc>
          <w:tcPr>
            <w:tcW w:w="4508" w:type="dxa"/>
          </w:tcPr>
          <w:p w14:paraId="3425F654" w14:textId="77777777" w:rsidR="00BA3EBF" w:rsidRPr="00650638" w:rsidRDefault="00BA3EBF" w:rsidP="00774097">
            <w:pPr>
              <w:jc w:val="both"/>
              <w:rPr>
                <w:rFonts w:ascii="Times New Roman" w:hAnsi="Times New Roman" w:cs="Times New Roman"/>
                <w:sz w:val="24"/>
                <w:szCs w:val="24"/>
              </w:rPr>
            </w:pPr>
            <w:r w:rsidRPr="00650638">
              <w:rPr>
                <w:rFonts w:ascii="Times New Roman" w:hAnsi="Times New Roman" w:cs="Times New Roman"/>
                <w:color w:val="000000"/>
                <w:sz w:val="24"/>
                <w:szCs w:val="24"/>
              </w:rPr>
              <w:t>HMDB01918</w:t>
            </w:r>
          </w:p>
        </w:tc>
        <w:tc>
          <w:tcPr>
            <w:tcW w:w="4508" w:type="dxa"/>
          </w:tcPr>
          <w:p w14:paraId="2F67B9D3" w14:textId="77777777" w:rsidR="00BA3EBF" w:rsidRPr="00650638" w:rsidRDefault="00BA3EBF" w:rsidP="00774097">
            <w:pPr>
              <w:tabs>
                <w:tab w:val="left" w:pos="1330"/>
              </w:tabs>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HMDB0000248</w:t>
            </w:r>
          </w:p>
        </w:tc>
      </w:tr>
      <w:tr w:rsidR="00BA3EBF" w14:paraId="00D3E0E4" w14:textId="77777777" w:rsidTr="00774097">
        <w:tc>
          <w:tcPr>
            <w:tcW w:w="4508" w:type="dxa"/>
          </w:tcPr>
          <w:p w14:paraId="67366B47" w14:textId="77777777" w:rsidR="00BA3EBF" w:rsidRPr="00650638" w:rsidRDefault="00BA3EBF" w:rsidP="00774097">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HMDB02994|HMDB04136</w:t>
            </w:r>
          </w:p>
        </w:tc>
        <w:tc>
          <w:tcPr>
            <w:tcW w:w="4508" w:type="dxa"/>
          </w:tcPr>
          <w:p w14:paraId="2DBE83D2" w14:textId="77777777" w:rsidR="00BA3EBF" w:rsidRPr="00650638" w:rsidRDefault="00BA3EBF" w:rsidP="00774097">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w:t>
            </w:r>
          </w:p>
        </w:tc>
      </w:tr>
      <w:tr w:rsidR="00BA3EBF" w14:paraId="2FDB2668" w14:textId="77777777" w:rsidTr="00774097">
        <w:tc>
          <w:tcPr>
            <w:tcW w:w="4508" w:type="dxa"/>
          </w:tcPr>
          <w:p w14:paraId="5B6736E2" w14:textId="77777777" w:rsidR="00BA3EBF" w:rsidRPr="00650638" w:rsidRDefault="00BA3EBF" w:rsidP="00774097">
            <w:pPr>
              <w:jc w:val="both"/>
              <w:rPr>
                <w:rFonts w:ascii="Times New Roman" w:hAnsi="Times New Roman" w:cs="Times New Roman"/>
                <w:sz w:val="24"/>
                <w:szCs w:val="24"/>
              </w:rPr>
            </w:pPr>
            <w:r w:rsidRPr="00650638">
              <w:rPr>
                <w:rFonts w:ascii="Times New Roman" w:hAnsi="Times New Roman" w:cs="Times New Roman"/>
                <w:color w:val="000000"/>
                <w:sz w:val="24"/>
                <w:szCs w:val="24"/>
              </w:rPr>
              <w:t>HMDB00172|HMDB00687</w:t>
            </w:r>
          </w:p>
        </w:tc>
        <w:tc>
          <w:tcPr>
            <w:tcW w:w="4508" w:type="dxa"/>
          </w:tcPr>
          <w:p w14:paraId="21B174D0" w14:textId="77777777" w:rsidR="00BA3EBF" w:rsidRPr="00650638" w:rsidRDefault="00BA3EBF" w:rsidP="00774097">
            <w:pPr>
              <w:jc w:val="both"/>
              <w:rPr>
                <w:rFonts w:ascii="Times New Roman" w:hAnsi="Times New Roman" w:cs="Times New Roman"/>
                <w:sz w:val="24"/>
                <w:szCs w:val="24"/>
              </w:rPr>
            </w:pPr>
            <w:r w:rsidRPr="00650638">
              <w:rPr>
                <w:rFonts w:ascii="Times New Roman" w:hAnsi="Times New Roman" w:cs="Times New Roman"/>
                <w:color w:val="000000"/>
                <w:sz w:val="24"/>
                <w:szCs w:val="24"/>
              </w:rPr>
              <w:t>HMDB00172</w:t>
            </w:r>
          </w:p>
        </w:tc>
      </w:tr>
      <w:tr w:rsidR="00BA3EBF" w14:paraId="6DC5FA80" w14:textId="77777777" w:rsidTr="00774097">
        <w:tc>
          <w:tcPr>
            <w:tcW w:w="4508" w:type="dxa"/>
          </w:tcPr>
          <w:p w14:paraId="055D2B44" w14:textId="77777777" w:rsidR="00BA3EBF" w:rsidRPr="00650638" w:rsidRDefault="00BA3EBF" w:rsidP="00774097">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HMDB11756|HMDB61684</w:t>
            </w:r>
          </w:p>
        </w:tc>
        <w:tc>
          <w:tcPr>
            <w:tcW w:w="4508" w:type="dxa"/>
          </w:tcPr>
          <w:p w14:paraId="62518E1E" w14:textId="77777777" w:rsidR="00BA3EBF" w:rsidRPr="00650638" w:rsidRDefault="00BA3EBF" w:rsidP="00774097">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w:t>
            </w:r>
          </w:p>
        </w:tc>
      </w:tr>
      <w:tr w:rsidR="00BA3EBF" w14:paraId="45259CFF" w14:textId="77777777" w:rsidTr="00774097">
        <w:tc>
          <w:tcPr>
            <w:tcW w:w="4508" w:type="dxa"/>
          </w:tcPr>
          <w:p w14:paraId="5F27E607" w14:textId="77777777" w:rsidR="00BA3EBF" w:rsidRPr="00650638" w:rsidRDefault="00BA3EBF" w:rsidP="00774097">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HMDB28783|HMDB29014|</w:t>
            </w:r>
          </w:p>
        </w:tc>
        <w:tc>
          <w:tcPr>
            <w:tcW w:w="4508" w:type="dxa"/>
          </w:tcPr>
          <w:p w14:paraId="18B0792E" w14:textId="77777777" w:rsidR="00BA3EBF" w:rsidRPr="00650638" w:rsidRDefault="00BA3EBF" w:rsidP="00774097">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w:t>
            </w:r>
          </w:p>
        </w:tc>
      </w:tr>
    </w:tbl>
    <w:p w14:paraId="645C65BE" w14:textId="77777777" w:rsidR="00BA3EBF" w:rsidRPr="000D5191" w:rsidRDefault="00BA3EBF" w:rsidP="00BA3EBF"/>
    <w:p w14:paraId="47B80FB3" w14:textId="77777777" w:rsidR="00BA3EBF" w:rsidRDefault="00BA3EBF" w:rsidP="00BA3EBF">
      <w:pPr>
        <w:pStyle w:val="Heading3"/>
        <w:spacing w:before="0" w:line="360" w:lineRule="auto"/>
        <w:jc w:val="both"/>
        <w:rPr>
          <w:rFonts w:ascii="Times New Roman" w:hAnsi="Times New Roman" w:cs="Times New Roman"/>
          <w:color w:val="auto"/>
        </w:rPr>
      </w:pPr>
      <w:bookmarkStart w:id="101" w:name="_Toc44088872"/>
      <w:r w:rsidRPr="002C47BA">
        <w:rPr>
          <w:rFonts w:ascii="Times New Roman" w:hAnsi="Times New Roman" w:cs="Times New Roman"/>
          <w:i/>
          <w:iCs/>
          <w:color w:val="auto"/>
          <w:u w:val="single"/>
        </w:rPr>
        <w:lastRenderedPageBreak/>
        <w:t xml:space="preserve">Appendix </w:t>
      </w:r>
      <w:r>
        <w:rPr>
          <w:rFonts w:ascii="Times New Roman" w:hAnsi="Times New Roman" w:cs="Times New Roman"/>
          <w:i/>
          <w:iCs/>
          <w:color w:val="auto"/>
          <w:u w:val="single"/>
        </w:rPr>
        <w:t>4</w:t>
      </w:r>
      <w:r>
        <w:rPr>
          <w:rFonts w:ascii="Times New Roman" w:hAnsi="Times New Roman" w:cs="Times New Roman"/>
          <w:color w:val="auto"/>
        </w:rPr>
        <w:t>: Table A2</w:t>
      </w:r>
      <w:bookmarkEnd w:id="101"/>
    </w:p>
    <w:p w14:paraId="7B3F3285" w14:textId="77777777" w:rsidR="00BA3EBF" w:rsidRPr="000D5191" w:rsidRDefault="00BA3EBF" w:rsidP="00BA3EBF">
      <w:pPr>
        <w:spacing w:line="360" w:lineRule="auto"/>
        <w:jc w:val="both"/>
        <w:rPr>
          <w:rFonts w:ascii="Times New Roman" w:hAnsi="Times New Roman" w:cs="Times New Roman"/>
          <w:sz w:val="24"/>
          <w:szCs w:val="24"/>
        </w:rPr>
      </w:pPr>
      <w:r>
        <w:rPr>
          <w:rFonts w:ascii="Times New Roman" w:hAnsi="Times New Roman" w:cs="Times New Roman"/>
          <w:sz w:val="24"/>
          <w:szCs w:val="24"/>
        </w:rPr>
        <w:t>List of non-HGNC protein identifiers found in the iHMP T2D proteome abundance data and of the corresponding HGNC identifiers used in order to run the combined pathway analysis.</w:t>
      </w:r>
    </w:p>
    <w:tbl>
      <w:tblPr>
        <w:tblW w:w="0" w:type="auto"/>
        <w:tblCellMar>
          <w:top w:w="15" w:type="dxa"/>
          <w:left w:w="15" w:type="dxa"/>
          <w:bottom w:w="15" w:type="dxa"/>
          <w:right w:w="15" w:type="dxa"/>
        </w:tblCellMar>
        <w:tblLook w:val="04A0" w:firstRow="1" w:lastRow="0" w:firstColumn="1" w:lastColumn="0" w:noHBand="0" w:noVBand="1"/>
      </w:tblPr>
      <w:tblGrid>
        <w:gridCol w:w="4245"/>
        <w:gridCol w:w="4394"/>
      </w:tblGrid>
      <w:tr w:rsidR="00BA3EBF" w:rsidRPr="008F7E4D" w14:paraId="70852D4B" w14:textId="77777777" w:rsidTr="00774097">
        <w:trPr>
          <w:trHeight w:val="284"/>
        </w:trPr>
        <w:tc>
          <w:tcPr>
            <w:tcW w:w="42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282191E" w14:textId="77777777" w:rsidR="00BA3EBF" w:rsidRPr="008F7E4D" w:rsidRDefault="00BA3EBF" w:rsidP="00774097">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Original</w:t>
            </w:r>
            <w:r>
              <w:rPr>
                <w:rFonts w:ascii="Times New Roman" w:eastAsia="Times New Roman" w:hAnsi="Times New Roman" w:cs="Times New Roman"/>
                <w:color w:val="000000"/>
                <w:sz w:val="24"/>
                <w:szCs w:val="24"/>
                <w:u w:val="single"/>
                <w:lang w:eastAsia="en-GB"/>
              </w:rPr>
              <w:t xml:space="preserve"> </w:t>
            </w:r>
            <w:r w:rsidRPr="008F7E4D">
              <w:rPr>
                <w:rFonts w:ascii="Times New Roman" w:eastAsia="Times New Roman" w:hAnsi="Times New Roman" w:cs="Times New Roman"/>
                <w:color w:val="000000"/>
                <w:sz w:val="24"/>
                <w:szCs w:val="24"/>
                <w:u w:val="single"/>
                <w:lang w:eastAsia="en-GB"/>
              </w:rPr>
              <w:t>identifier</w:t>
            </w:r>
          </w:p>
        </w:tc>
        <w:tc>
          <w:tcPr>
            <w:tcW w:w="43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40A7708" w14:textId="77777777" w:rsidR="00BA3EBF" w:rsidRPr="008F7E4D" w:rsidRDefault="00BA3EBF" w:rsidP="00774097">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HGNC identifier</w:t>
            </w:r>
            <w:r>
              <w:rPr>
                <w:rFonts w:ascii="Times New Roman" w:eastAsia="Times New Roman" w:hAnsi="Times New Roman" w:cs="Times New Roman"/>
                <w:color w:val="000000"/>
                <w:sz w:val="24"/>
                <w:szCs w:val="24"/>
                <w:u w:val="single"/>
                <w:lang w:eastAsia="en-GB"/>
              </w:rPr>
              <w:t xml:space="preserve"> used for analysis</w:t>
            </w:r>
          </w:p>
        </w:tc>
      </w:tr>
      <w:tr w:rsidR="00BA3EBF" w:rsidRPr="008F7E4D" w14:paraId="330A22A0"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02789B6"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DAE182"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w:t>
            </w:r>
          </w:p>
        </w:tc>
      </w:tr>
      <w:tr w:rsidR="00BA3EBF" w:rsidRPr="008F7E4D" w14:paraId="3C611ABE"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DF2B45"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8BB30F"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w:t>
            </w:r>
          </w:p>
        </w:tc>
      </w:tr>
      <w:tr w:rsidR="00BA3EBF" w:rsidRPr="008F7E4D" w14:paraId="063B7E1F"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4BD21F"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C8ED12"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w:t>
            </w:r>
          </w:p>
        </w:tc>
      </w:tr>
      <w:tr w:rsidR="00BA3EBF" w:rsidRPr="008F7E4D" w14:paraId="294A143F"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3620FAE"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HV169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004453"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IGHV1-69</w:t>
            </w:r>
          </w:p>
        </w:tc>
      </w:tr>
      <w:tr w:rsidR="00BA3EBF" w:rsidRPr="008F7E4D" w14:paraId="06F0ADC9"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9F7848A"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IGJ</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A458D5"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JCHAIN</w:t>
            </w:r>
          </w:p>
        </w:tc>
      </w:tr>
      <w:tr w:rsidR="00BA3EBF" w:rsidRPr="008F7E4D" w14:paraId="7A7423EC"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47B9A8"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CAA405F"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IGHV4-39</w:t>
            </w:r>
          </w:p>
        </w:tc>
      </w:tr>
      <w:tr w:rsidR="00BA3EBF" w:rsidRPr="008F7E4D" w14:paraId="567B42C4"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930367"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F66B33"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312E4675"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BD3EBB"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41C6A7E"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BA3EBF" w:rsidRPr="008F7E4D" w14:paraId="15CB0F99"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751B272"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37A53D"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IGKV1-16</w:t>
            </w:r>
          </w:p>
        </w:tc>
      </w:tr>
      <w:tr w:rsidR="00BA3EBF" w:rsidRPr="008F7E4D" w14:paraId="42150296"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220C91"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748E20D"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IGHV3-33</w:t>
            </w:r>
          </w:p>
        </w:tc>
      </w:tr>
      <w:tr w:rsidR="00BA3EBF" w:rsidRPr="008F7E4D" w14:paraId="7D29D222"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1103B1"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HV353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6C776EB"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IGHV3-53</w:t>
            </w:r>
          </w:p>
        </w:tc>
      </w:tr>
      <w:tr w:rsidR="00BA3EBF" w:rsidRPr="008F7E4D" w14:paraId="3CBF48B9"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86F6E78"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HV323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5EDBED8"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IGHV3-23</w:t>
            </w:r>
          </w:p>
        </w:tc>
      </w:tr>
      <w:tr w:rsidR="00BA3EBF" w:rsidRPr="008F7E4D" w14:paraId="24B08B1C"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155BC8C"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2F0A72"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353C293E"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3D586E4"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A4AAE0"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IGLV1-47</w:t>
            </w:r>
          </w:p>
        </w:tc>
      </w:tr>
      <w:tr w:rsidR="00BA3EBF" w:rsidRPr="008F7E4D" w14:paraId="0D357AEE"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0070F81"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9EABBDB"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IGHV1-2</w:t>
            </w:r>
          </w:p>
        </w:tc>
      </w:tr>
      <w:tr w:rsidR="00BA3EBF" w:rsidRPr="008F7E4D" w14:paraId="19B75A6F"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7B9C30B"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C7C5AE2"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IGKV1-33</w:t>
            </w:r>
          </w:p>
        </w:tc>
      </w:tr>
      <w:tr w:rsidR="00BA3EBF" w:rsidRPr="008F7E4D" w14:paraId="1474BB56"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150EFF"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LV151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ED08BC"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IGLV1-51</w:t>
            </w:r>
          </w:p>
        </w:tc>
      </w:tr>
      <w:tr w:rsidR="00BA3EBF" w:rsidRPr="008F7E4D" w14:paraId="453DD0CF"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439E11"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613EB7D"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IGLV6-57</w:t>
            </w:r>
          </w:p>
        </w:tc>
      </w:tr>
      <w:tr w:rsidR="00BA3EBF" w:rsidRPr="008F7E4D" w14:paraId="4FF4D0F1"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F806A17"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GPR116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C72ECD7"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ADGRF5</w:t>
            </w:r>
          </w:p>
        </w:tc>
      </w:tr>
      <w:tr w:rsidR="00BA3EBF" w:rsidRPr="008F7E4D" w14:paraId="413CD983"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E008969"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5A47581"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r w:rsidR="00BA3EBF" w:rsidRPr="008F7E4D" w14:paraId="659A8526"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67155F9"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FC1410"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IGKV1D-16</w:t>
            </w:r>
          </w:p>
        </w:tc>
      </w:tr>
      <w:tr w:rsidR="00BA3EBF" w:rsidRPr="008F7E4D" w14:paraId="21A789FF"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3F2ECC0"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9717BCF"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3D8FE6D9"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365AE4A"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DC1EA1"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IGLV6-57</w:t>
            </w:r>
          </w:p>
        </w:tc>
      </w:tr>
      <w:tr w:rsidR="00BA3EBF" w:rsidRPr="008F7E4D" w14:paraId="65697EE1"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97DCEF"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CLU.1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103AF50"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CLU</w:t>
            </w:r>
          </w:p>
        </w:tc>
      </w:tr>
      <w:tr w:rsidR="00BA3EBF" w:rsidRPr="008F7E4D" w14:paraId="64D57DE2"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357062"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KVD28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C250FA1"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IGKV2D-28</w:t>
            </w:r>
          </w:p>
        </w:tc>
      </w:tr>
      <w:tr w:rsidR="00BA3EBF" w:rsidRPr="008F7E4D" w14:paraId="70DF3B33"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D4B449B"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B93D1A9"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IGLV1-40</w:t>
            </w:r>
          </w:p>
        </w:tc>
      </w:tr>
      <w:tr w:rsidR="00BA3EBF" w:rsidRPr="008F7E4D" w14:paraId="5FEEC1C0"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EEF08A4"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32B51D1"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IGKV3-15</w:t>
            </w:r>
          </w:p>
        </w:tc>
      </w:tr>
      <w:tr w:rsidR="00BA3EBF" w:rsidRPr="008F7E4D" w14:paraId="1F578A20"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58BC248"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HV146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DA934B3"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IGHV1-46</w:t>
            </w:r>
          </w:p>
        </w:tc>
      </w:tr>
      <w:tr w:rsidR="00BA3EBF" w:rsidRPr="008F7E4D" w14:paraId="02364DC4"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C5AB1F5"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E69F705"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IGLV2-11</w:t>
            </w:r>
          </w:p>
        </w:tc>
      </w:tr>
      <w:tr w:rsidR="00BA3EBF" w:rsidRPr="008F7E4D" w14:paraId="4A6B673B"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8520E99"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F06FED6"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IGHV3-33</w:t>
            </w:r>
          </w:p>
        </w:tc>
      </w:tr>
      <w:tr w:rsidR="00BA3EBF" w:rsidRPr="008F7E4D" w14:paraId="0A875696"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5641648"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B78573"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0D6CA14C"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1168C0"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7EC4055"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IGLV1-44</w:t>
            </w:r>
          </w:p>
        </w:tc>
      </w:tr>
      <w:tr w:rsidR="00BA3EBF" w:rsidRPr="008F7E4D" w14:paraId="0B29CCA0"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749EBA"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3FA0F4C"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IGKV1-39</w:t>
            </w:r>
          </w:p>
        </w:tc>
      </w:tr>
      <w:tr w:rsidR="00BA3EBF" w:rsidRPr="008F7E4D" w14:paraId="4AB65216"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9BCCD2"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ATRN.1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D0D850F"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ATRN</w:t>
            </w:r>
          </w:p>
        </w:tc>
      </w:tr>
      <w:tr w:rsidR="00BA3EBF" w:rsidRPr="008F7E4D" w14:paraId="387BED8D"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F77F454"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HV270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E5084B"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IGHV2-70</w:t>
            </w:r>
          </w:p>
        </w:tc>
      </w:tr>
      <w:tr w:rsidR="00BA3EBF" w:rsidRPr="008F7E4D" w14:paraId="13431796"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551EEE"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HV313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D9048BC"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IGHV3-13</w:t>
            </w:r>
          </w:p>
        </w:tc>
      </w:tr>
      <w:tr w:rsidR="00BA3EBF" w:rsidRPr="008F7E4D" w14:paraId="7CA72D3F"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FEC8D51"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0F61C45"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IGHV3-30</w:t>
            </w:r>
          </w:p>
        </w:tc>
      </w:tr>
      <w:tr w:rsidR="00BA3EBF" w:rsidRPr="008F7E4D" w14:paraId="4962B741"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47FD435"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SEPP1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FCC01C"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SELENOP</w:t>
            </w:r>
          </w:p>
        </w:tc>
      </w:tr>
      <w:tr w:rsidR="00BA3EBF" w:rsidRPr="008F7E4D" w14:paraId="2D63C77E"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B1D2495"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8115E84"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IGHV4-34</w:t>
            </w:r>
          </w:p>
        </w:tc>
      </w:tr>
      <w:tr w:rsidR="00BA3EBF" w:rsidRPr="008F7E4D" w14:paraId="505679C1"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7E908EF"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LV743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208A2B2"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IGLV7-43</w:t>
            </w:r>
          </w:p>
        </w:tc>
      </w:tr>
      <w:tr w:rsidR="00BA3EBF" w:rsidRPr="008F7E4D" w14:paraId="510A7A74"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089BAF4"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D5F450"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BA3EBF" w:rsidRPr="008F7E4D" w14:paraId="280138E6"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A08825E"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37E1BE6"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IGHV3-30</w:t>
            </w:r>
          </w:p>
        </w:tc>
      </w:tr>
      <w:tr w:rsidR="00BA3EBF" w:rsidRPr="008F7E4D" w14:paraId="253B37E1"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F08A13"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3EDCF6D"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IGKV3-20</w:t>
            </w:r>
          </w:p>
        </w:tc>
      </w:tr>
      <w:tr w:rsidR="00BA3EBF" w:rsidRPr="008F7E4D" w14:paraId="063BB4B2"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BDB7DD0"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7694EA"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600C9DA7"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8FC26B"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HV348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5224DBA"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IGHV3-48</w:t>
            </w:r>
          </w:p>
        </w:tc>
      </w:tr>
      <w:tr w:rsidR="00BA3EBF" w:rsidRPr="008F7E4D" w14:paraId="08C6F77D"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F08FBA3"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6AA9299"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7B65439A"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112C48"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1DCB700"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7414CD3C"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6DF6B85"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LV319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2CC1D4"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IGLV3-19</w:t>
            </w:r>
          </w:p>
        </w:tc>
      </w:tr>
      <w:tr w:rsidR="00BA3EBF" w:rsidRPr="008F7E4D" w14:paraId="524AF7AE"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12744D"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FBLN1.1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8049167"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FBLN1</w:t>
            </w:r>
          </w:p>
        </w:tc>
      </w:tr>
      <w:tr w:rsidR="00BA3EBF" w:rsidRPr="008F7E4D" w14:paraId="51178EBE"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0CB132"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EF67C9D"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IGKV3-11</w:t>
            </w:r>
          </w:p>
        </w:tc>
      </w:tr>
      <w:tr w:rsidR="00BA3EBF" w:rsidRPr="008F7E4D" w14:paraId="36556184"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FCBE4AB"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C103F34"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IGLV3-25</w:t>
            </w:r>
          </w:p>
        </w:tc>
      </w:tr>
      <w:tr w:rsidR="00BA3EBF" w:rsidRPr="008F7E4D" w14:paraId="48FC32D7"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8AE491"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KV230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F6F3975"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IGKV2-30</w:t>
            </w:r>
          </w:p>
        </w:tc>
      </w:tr>
      <w:tr w:rsidR="00BA3EBF" w:rsidRPr="008F7E4D" w14:paraId="4D456ABC" w14:textId="77777777" w:rsidTr="00774097">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E374D2E"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IGHM.1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A98A6D6"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IGHM</w:t>
            </w:r>
          </w:p>
        </w:tc>
      </w:tr>
      <w:tr w:rsidR="00BA3EBF" w:rsidRPr="008F7E4D" w14:paraId="4126B291" w14:textId="77777777" w:rsidTr="00774097">
        <w:trPr>
          <w:trHeight w:val="25"/>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B1C8609"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04EFC03"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50F3006E" w14:textId="77777777" w:rsidTr="00774097">
        <w:trPr>
          <w:trHeight w:val="119"/>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9D365A"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E3ACDB9" w14:textId="77777777" w:rsidR="00BA3EBF" w:rsidRPr="008F7E4D" w:rsidRDefault="00BA3EBF" w:rsidP="00774097">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bl>
    <w:p w14:paraId="15646E14" w14:textId="77777777" w:rsidR="00BA3EBF" w:rsidRDefault="00BA3EBF" w:rsidP="00BA3EBF">
      <w:pPr>
        <w:jc w:val="both"/>
      </w:pPr>
    </w:p>
    <w:p w14:paraId="48DFC13E" w14:textId="77777777" w:rsidR="00BA3EBF" w:rsidRDefault="00BA3EBF" w:rsidP="00BA3EBF">
      <w:pPr>
        <w:pStyle w:val="Heading3"/>
        <w:rPr>
          <w:rFonts w:ascii="Times New Roman" w:hAnsi="Times New Roman" w:cs="Times New Roman"/>
          <w:color w:val="auto"/>
        </w:rPr>
      </w:pPr>
      <w:bookmarkStart w:id="102" w:name="_Toc44088873"/>
      <w:r>
        <w:rPr>
          <w:rFonts w:ascii="Times New Roman" w:hAnsi="Times New Roman" w:cs="Times New Roman"/>
          <w:i/>
          <w:iCs/>
          <w:color w:val="auto"/>
          <w:u w:val="single"/>
        </w:rPr>
        <w:t>Appendix 5</w:t>
      </w:r>
      <w:r>
        <w:rPr>
          <w:rFonts w:ascii="Times New Roman" w:hAnsi="Times New Roman" w:cs="Times New Roman"/>
          <w:i/>
          <w:iCs/>
          <w:color w:val="auto"/>
        </w:rPr>
        <w:t>:</w:t>
      </w:r>
      <w:r>
        <w:rPr>
          <w:rFonts w:ascii="Times New Roman" w:hAnsi="Times New Roman" w:cs="Times New Roman"/>
          <w:color w:val="auto"/>
        </w:rPr>
        <w:t xml:space="preserve"> Table A4</w:t>
      </w:r>
      <w:bookmarkEnd w:id="102"/>
    </w:p>
    <w:p w14:paraId="4B054868" w14:textId="77777777" w:rsidR="00BA3EBF" w:rsidRPr="00C27645" w:rsidRDefault="00BA3EBF" w:rsidP="00BA3EBF">
      <w:pPr>
        <w:rPr>
          <w:rFonts w:ascii="Times New Roman" w:hAnsi="Times New Roman" w:cs="Times New Roman"/>
          <w:sz w:val="24"/>
          <w:szCs w:val="24"/>
        </w:rPr>
      </w:pPr>
      <w:r>
        <w:rPr>
          <w:rFonts w:ascii="Times New Roman" w:hAnsi="Times New Roman" w:cs="Times New Roman"/>
          <w:sz w:val="24"/>
          <w:szCs w:val="24"/>
        </w:rPr>
        <w:t xml:space="preserve">List of metabolites with significantly different abundances (p &lt; 0.05) between the insulin resistant and insulin sensitive subjects. </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9"/>
        <w:gridCol w:w="850"/>
        <w:gridCol w:w="993"/>
        <w:gridCol w:w="1224"/>
      </w:tblGrid>
      <w:tr w:rsidR="00BA3EBF" w:rsidRPr="00671923" w14:paraId="4CFC554F" w14:textId="77777777" w:rsidTr="00774097">
        <w:trPr>
          <w:trHeight w:val="290"/>
        </w:trPr>
        <w:tc>
          <w:tcPr>
            <w:tcW w:w="5949" w:type="dxa"/>
            <w:shd w:val="clear" w:color="auto" w:fill="auto"/>
            <w:noWrap/>
            <w:vAlign w:val="bottom"/>
            <w:hideMark/>
          </w:tcPr>
          <w:p w14:paraId="24B7924D" w14:textId="77777777" w:rsidR="00BA3EBF" w:rsidRPr="00B12074" w:rsidRDefault="00BA3EBF" w:rsidP="00774097">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Metabolite</w:t>
            </w:r>
          </w:p>
        </w:tc>
        <w:tc>
          <w:tcPr>
            <w:tcW w:w="850" w:type="dxa"/>
            <w:shd w:val="clear" w:color="auto" w:fill="auto"/>
            <w:noWrap/>
            <w:vAlign w:val="bottom"/>
            <w:hideMark/>
          </w:tcPr>
          <w:p w14:paraId="3174699E" w14:textId="77777777" w:rsidR="00BA3EBF" w:rsidRPr="00671923" w:rsidRDefault="00BA3EBF" w:rsidP="00774097">
            <w:pPr>
              <w:spacing w:after="0" w:line="276" w:lineRule="auto"/>
              <w:jc w:val="center"/>
              <w:rPr>
                <w:rFonts w:ascii="Times New Roman" w:eastAsia="Times New Roman" w:hAnsi="Times New Roman" w:cs="Times New Roman"/>
                <w:color w:val="000000"/>
                <w:sz w:val="24"/>
                <w:szCs w:val="24"/>
                <w:u w:val="single"/>
                <w:lang w:eastAsia="en-GB"/>
              </w:rPr>
            </w:pPr>
            <w:proofErr w:type="spellStart"/>
            <w:r>
              <w:rPr>
                <w:rFonts w:ascii="Times New Roman" w:eastAsia="Times New Roman" w:hAnsi="Times New Roman" w:cs="Times New Roman"/>
                <w:color w:val="000000"/>
                <w:sz w:val="24"/>
                <w:szCs w:val="24"/>
                <w:u w:val="single"/>
                <w:lang w:eastAsia="en-GB"/>
              </w:rPr>
              <w:t>logFC</w:t>
            </w:r>
            <w:proofErr w:type="spellEnd"/>
          </w:p>
        </w:tc>
        <w:tc>
          <w:tcPr>
            <w:tcW w:w="993" w:type="dxa"/>
            <w:shd w:val="clear" w:color="auto" w:fill="auto"/>
            <w:noWrap/>
            <w:vAlign w:val="bottom"/>
            <w:hideMark/>
          </w:tcPr>
          <w:p w14:paraId="5A049D7A" w14:textId="77777777" w:rsidR="00BA3EBF" w:rsidRPr="00671923" w:rsidRDefault="00BA3EBF" w:rsidP="00774097">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p-value</w:t>
            </w:r>
          </w:p>
        </w:tc>
        <w:tc>
          <w:tcPr>
            <w:tcW w:w="1224" w:type="dxa"/>
            <w:shd w:val="clear" w:color="auto" w:fill="auto"/>
            <w:noWrap/>
            <w:vAlign w:val="bottom"/>
            <w:hideMark/>
          </w:tcPr>
          <w:p w14:paraId="7E1A2B4E" w14:textId="77777777" w:rsidR="00BA3EBF" w:rsidRPr="00671923" w:rsidRDefault="00BA3EBF" w:rsidP="00774097">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Adjusted p-value</w:t>
            </w:r>
          </w:p>
        </w:tc>
      </w:tr>
      <w:tr w:rsidR="00BA3EBF" w:rsidRPr="00671923" w14:paraId="0106B89F" w14:textId="77777777" w:rsidTr="00774097">
        <w:trPr>
          <w:trHeight w:val="290"/>
        </w:trPr>
        <w:tc>
          <w:tcPr>
            <w:tcW w:w="5949" w:type="dxa"/>
            <w:shd w:val="clear" w:color="auto" w:fill="auto"/>
            <w:noWrap/>
            <w:vAlign w:val="bottom"/>
            <w:hideMark/>
          </w:tcPr>
          <w:p w14:paraId="076188DA"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HMDB04666</w:t>
            </w:r>
          </w:p>
          <w:p w14:paraId="43CBBBCE"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2-arachidonoylglycerol (2-AG)</w:t>
            </w:r>
          </w:p>
        </w:tc>
        <w:tc>
          <w:tcPr>
            <w:tcW w:w="850" w:type="dxa"/>
            <w:shd w:val="clear" w:color="auto" w:fill="auto"/>
            <w:noWrap/>
            <w:vAlign w:val="bottom"/>
            <w:hideMark/>
          </w:tcPr>
          <w:p w14:paraId="79F0B8E8"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-0.758</w:t>
            </w:r>
          </w:p>
        </w:tc>
        <w:tc>
          <w:tcPr>
            <w:tcW w:w="993" w:type="dxa"/>
            <w:shd w:val="clear" w:color="auto" w:fill="auto"/>
            <w:noWrap/>
            <w:vAlign w:val="bottom"/>
            <w:hideMark/>
          </w:tcPr>
          <w:p w14:paraId="22F28BC7"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4DE90F8F"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BA3EBF" w:rsidRPr="00671923" w14:paraId="39064A9C" w14:textId="77777777" w:rsidTr="00774097">
        <w:trPr>
          <w:trHeight w:val="290"/>
        </w:trPr>
        <w:tc>
          <w:tcPr>
            <w:tcW w:w="5949" w:type="dxa"/>
            <w:shd w:val="clear" w:color="auto" w:fill="auto"/>
            <w:noWrap/>
            <w:vAlign w:val="bottom"/>
            <w:hideMark/>
          </w:tcPr>
          <w:p w14:paraId="79E54CCD"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HMDB11496</w:t>
            </w:r>
          </w:p>
          <w:p w14:paraId="6CC058A5"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(0:0/22:6(4Z,7Z,10Z,13Z,16Z,19Z))</w:t>
            </w:r>
          </w:p>
        </w:tc>
        <w:tc>
          <w:tcPr>
            <w:tcW w:w="850" w:type="dxa"/>
            <w:shd w:val="clear" w:color="auto" w:fill="auto"/>
            <w:noWrap/>
            <w:vAlign w:val="bottom"/>
            <w:hideMark/>
          </w:tcPr>
          <w:p w14:paraId="2A15A735"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-1.336</w:t>
            </w:r>
          </w:p>
        </w:tc>
        <w:tc>
          <w:tcPr>
            <w:tcW w:w="993" w:type="dxa"/>
            <w:shd w:val="clear" w:color="auto" w:fill="auto"/>
            <w:noWrap/>
            <w:vAlign w:val="bottom"/>
            <w:hideMark/>
          </w:tcPr>
          <w:p w14:paraId="1BBC5A13"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23D838C3"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BA3EBF" w:rsidRPr="00671923" w14:paraId="41D59121" w14:textId="77777777" w:rsidTr="00774097">
        <w:trPr>
          <w:trHeight w:val="290"/>
        </w:trPr>
        <w:tc>
          <w:tcPr>
            <w:tcW w:w="5949" w:type="dxa"/>
            <w:shd w:val="clear" w:color="auto" w:fill="auto"/>
            <w:noWrap/>
            <w:vAlign w:val="bottom"/>
            <w:hideMark/>
          </w:tcPr>
          <w:p w14:paraId="41691E3C"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HMDB00705</w:t>
            </w:r>
          </w:p>
          <w:p w14:paraId="78B9BC49"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Hexanoylcarnitine</w:t>
            </w:r>
            <w:proofErr w:type="spellEnd"/>
          </w:p>
        </w:tc>
        <w:tc>
          <w:tcPr>
            <w:tcW w:w="850" w:type="dxa"/>
            <w:shd w:val="clear" w:color="auto" w:fill="auto"/>
            <w:noWrap/>
            <w:vAlign w:val="bottom"/>
            <w:hideMark/>
          </w:tcPr>
          <w:p w14:paraId="08792A38"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0.212</w:t>
            </w:r>
          </w:p>
        </w:tc>
        <w:tc>
          <w:tcPr>
            <w:tcW w:w="993" w:type="dxa"/>
            <w:shd w:val="clear" w:color="auto" w:fill="auto"/>
            <w:noWrap/>
            <w:vAlign w:val="bottom"/>
            <w:hideMark/>
          </w:tcPr>
          <w:p w14:paraId="2B5556D3"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03F0A423"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0.023</w:t>
            </w:r>
          </w:p>
        </w:tc>
      </w:tr>
      <w:tr w:rsidR="00BA3EBF" w:rsidRPr="00671923" w14:paraId="0BFF8996" w14:textId="77777777" w:rsidTr="00774097">
        <w:trPr>
          <w:trHeight w:val="290"/>
        </w:trPr>
        <w:tc>
          <w:tcPr>
            <w:tcW w:w="5949" w:type="dxa"/>
            <w:shd w:val="clear" w:color="auto" w:fill="auto"/>
            <w:noWrap/>
            <w:vAlign w:val="bottom"/>
            <w:hideMark/>
          </w:tcPr>
          <w:p w14:paraId="392D8497"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HMDB11531</w:t>
            </w:r>
          </w:p>
          <w:p w14:paraId="22447A63"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MG(0:0/14:1(9Z)/0:0</w:t>
            </w:r>
          </w:p>
        </w:tc>
        <w:tc>
          <w:tcPr>
            <w:tcW w:w="850" w:type="dxa"/>
            <w:shd w:val="clear" w:color="auto" w:fill="auto"/>
            <w:noWrap/>
            <w:vAlign w:val="bottom"/>
            <w:hideMark/>
          </w:tcPr>
          <w:p w14:paraId="3817E029"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-0.683</w:t>
            </w:r>
          </w:p>
        </w:tc>
        <w:tc>
          <w:tcPr>
            <w:tcW w:w="993" w:type="dxa"/>
            <w:shd w:val="clear" w:color="auto" w:fill="auto"/>
            <w:noWrap/>
            <w:vAlign w:val="bottom"/>
            <w:hideMark/>
          </w:tcPr>
          <w:p w14:paraId="06FF6794"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0F3554B6"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BA3EBF" w:rsidRPr="00671923" w14:paraId="3AC1E4CE" w14:textId="77777777" w:rsidTr="00774097">
        <w:trPr>
          <w:trHeight w:val="290"/>
        </w:trPr>
        <w:tc>
          <w:tcPr>
            <w:tcW w:w="5949" w:type="dxa"/>
            <w:shd w:val="clear" w:color="auto" w:fill="auto"/>
            <w:noWrap/>
            <w:vAlign w:val="bottom"/>
            <w:hideMark/>
          </w:tcPr>
          <w:p w14:paraId="654DED32"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HMDB02759</w:t>
            </w:r>
          </w:p>
          <w:p w14:paraId="79918FB8"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 xml:space="preserve">Androsterone </w:t>
            </w:r>
            <w:proofErr w:type="spellStart"/>
            <w:r w:rsidRPr="00A82423">
              <w:rPr>
                <w:rFonts w:ascii="Times New Roman" w:hAnsi="Times New Roman" w:cs="Times New Roman"/>
                <w:color w:val="333333"/>
                <w:sz w:val="24"/>
                <w:szCs w:val="24"/>
                <w:shd w:val="clear" w:color="auto" w:fill="FFFFFF"/>
              </w:rPr>
              <w:t>sulfate</w:t>
            </w:r>
            <w:proofErr w:type="spellEnd"/>
          </w:p>
        </w:tc>
        <w:tc>
          <w:tcPr>
            <w:tcW w:w="850" w:type="dxa"/>
            <w:shd w:val="clear" w:color="auto" w:fill="auto"/>
            <w:noWrap/>
            <w:vAlign w:val="bottom"/>
            <w:hideMark/>
          </w:tcPr>
          <w:p w14:paraId="60439003"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-0.327</w:t>
            </w:r>
          </w:p>
        </w:tc>
        <w:tc>
          <w:tcPr>
            <w:tcW w:w="993" w:type="dxa"/>
            <w:shd w:val="clear" w:color="auto" w:fill="auto"/>
            <w:noWrap/>
            <w:vAlign w:val="bottom"/>
            <w:hideMark/>
          </w:tcPr>
          <w:p w14:paraId="1AF89AD5"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4E58ABC1"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BA3EBF" w:rsidRPr="00671923" w14:paraId="5F6323C3" w14:textId="77777777" w:rsidTr="00774097">
        <w:trPr>
          <w:trHeight w:val="290"/>
        </w:trPr>
        <w:tc>
          <w:tcPr>
            <w:tcW w:w="5949" w:type="dxa"/>
            <w:shd w:val="clear" w:color="auto" w:fill="auto"/>
            <w:noWrap/>
            <w:vAlign w:val="bottom"/>
            <w:hideMark/>
          </w:tcPr>
          <w:p w14:paraId="3B737692"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HMDB00622</w:t>
            </w:r>
          </w:p>
          <w:p w14:paraId="5798A0AB"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Ethylmalonic acid</w:t>
            </w:r>
          </w:p>
        </w:tc>
        <w:tc>
          <w:tcPr>
            <w:tcW w:w="850" w:type="dxa"/>
            <w:shd w:val="clear" w:color="auto" w:fill="auto"/>
            <w:noWrap/>
            <w:vAlign w:val="bottom"/>
            <w:hideMark/>
          </w:tcPr>
          <w:p w14:paraId="1558B3F7"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-0.795</w:t>
            </w:r>
          </w:p>
        </w:tc>
        <w:tc>
          <w:tcPr>
            <w:tcW w:w="993" w:type="dxa"/>
            <w:shd w:val="clear" w:color="auto" w:fill="auto"/>
            <w:noWrap/>
            <w:vAlign w:val="bottom"/>
            <w:hideMark/>
          </w:tcPr>
          <w:p w14:paraId="06FCB72B"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280B9516"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0.040</w:t>
            </w:r>
          </w:p>
        </w:tc>
      </w:tr>
      <w:tr w:rsidR="00BA3EBF" w:rsidRPr="00671923" w14:paraId="1E5E74DB" w14:textId="77777777" w:rsidTr="00774097">
        <w:trPr>
          <w:trHeight w:val="290"/>
        </w:trPr>
        <w:tc>
          <w:tcPr>
            <w:tcW w:w="5949" w:type="dxa"/>
            <w:shd w:val="clear" w:color="auto" w:fill="auto"/>
            <w:noWrap/>
            <w:vAlign w:val="bottom"/>
            <w:hideMark/>
          </w:tcPr>
          <w:p w14:paraId="795FE792"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HMDB11152</w:t>
            </w:r>
          </w:p>
          <w:p w14:paraId="6F43D647"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(P-16:0/0:0)</w:t>
            </w:r>
          </w:p>
        </w:tc>
        <w:tc>
          <w:tcPr>
            <w:tcW w:w="850" w:type="dxa"/>
            <w:shd w:val="clear" w:color="auto" w:fill="auto"/>
            <w:noWrap/>
            <w:vAlign w:val="bottom"/>
            <w:hideMark/>
          </w:tcPr>
          <w:p w14:paraId="188066F1"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-1.089</w:t>
            </w:r>
          </w:p>
        </w:tc>
        <w:tc>
          <w:tcPr>
            <w:tcW w:w="993" w:type="dxa"/>
            <w:shd w:val="clear" w:color="auto" w:fill="auto"/>
            <w:noWrap/>
            <w:vAlign w:val="bottom"/>
            <w:hideMark/>
          </w:tcPr>
          <w:p w14:paraId="10F9FCDA"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6165EDBE"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0.042</w:t>
            </w:r>
          </w:p>
        </w:tc>
      </w:tr>
      <w:tr w:rsidR="00BA3EBF" w:rsidRPr="00671923" w14:paraId="323A3EDD" w14:textId="77777777" w:rsidTr="00774097">
        <w:trPr>
          <w:trHeight w:val="290"/>
        </w:trPr>
        <w:tc>
          <w:tcPr>
            <w:tcW w:w="5949" w:type="dxa"/>
            <w:shd w:val="clear" w:color="auto" w:fill="auto"/>
            <w:noWrap/>
            <w:vAlign w:val="bottom"/>
            <w:hideMark/>
          </w:tcPr>
          <w:p w14:paraId="28B5BF71"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HMDB12088</w:t>
            </w:r>
          </w:p>
          <w:p w14:paraId="5F7E0945"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Sphingomyelin (d18:0/18:1(11Z))</w:t>
            </w:r>
          </w:p>
        </w:tc>
        <w:tc>
          <w:tcPr>
            <w:tcW w:w="850" w:type="dxa"/>
            <w:shd w:val="clear" w:color="auto" w:fill="auto"/>
            <w:noWrap/>
            <w:vAlign w:val="bottom"/>
            <w:hideMark/>
          </w:tcPr>
          <w:p w14:paraId="01369741"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-0.332</w:t>
            </w:r>
          </w:p>
        </w:tc>
        <w:tc>
          <w:tcPr>
            <w:tcW w:w="993" w:type="dxa"/>
            <w:shd w:val="clear" w:color="auto" w:fill="auto"/>
            <w:noWrap/>
            <w:vAlign w:val="bottom"/>
            <w:hideMark/>
          </w:tcPr>
          <w:p w14:paraId="26553D68"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2F217961"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0.054</w:t>
            </w:r>
          </w:p>
        </w:tc>
      </w:tr>
      <w:tr w:rsidR="00BA3EBF" w:rsidRPr="00671923" w14:paraId="2BB0EEFE" w14:textId="77777777" w:rsidTr="00774097">
        <w:trPr>
          <w:trHeight w:val="290"/>
        </w:trPr>
        <w:tc>
          <w:tcPr>
            <w:tcW w:w="5949" w:type="dxa"/>
            <w:shd w:val="clear" w:color="auto" w:fill="auto"/>
            <w:noWrap/>
            <w:vAlign w:val="bottom"/>
            <w:hideMark/>
          </w:tcPr>
          <w:p w14:paraId="7F8A8474"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HMDB00387</w:t>
            </w:r>
          </w:p>
          <w:p w14:paraId="0008485F"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3-Hydroxydodecanoic acid</w:t>
            </w:r>
          </w:p>
        </w:tc>
        <w:tc>
          <w:tcPr>
            <w:tcW w:w="850" w:type="dxa"/>
            <w:shd w:val="clear" w:color="auto" w:fill="auto"/>
            <w:noWrap/>
            <w:vAlign w:val="bottom"/>
            <w:hideMark/>
          </w:tcPr>
          <w:p w14:paraId="58CD27DF"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0.198</w:t>
            </w:r>
          </w:p>
        </w:tc>
        <w:tc>
          <w:tcPr>
            <w:tcW w:w="993" w:type="dxa"/>
            <w:shd w:val="clear" w:color="auto" w:fill="auto"/>
            <w:noWrap/>
            <w:vAlign w:val="bottom"/>
            <w:hideMark/>
          </w:tcPr>
          <w:p w14:paraId="517F7B2A"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22A4E9FA"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0.103</w:t>
            </w:r>
          </w:p>
        </w:tc>
      </w:tr>
      <w:tr w:rsidR="00BA3EBF" w:rsidRPr="00671923" w14:paraId="7AE83BC9" w14:textId="77777777" w:rsidTr="00774097">
        <w:trPr>
          <w:trHeight w:val="290"/>
        </w:trPr>
        <w:tc>
          <w:tcPr>
            <w:tcW w:w="5949" w:type="dxa"/>
            <w:shd w:val="clear" w:color="auto" w:fill="auto"/>
            <w:noWrap/>
            <w:vAlign w:val="bottom"/>
            <w:hideMark/>
          </w:tcPr>
          <w:p w14:paraId="3DCD5194"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HMDB13325</w:t>
            </w:r>
            <w:r w:rsidRPr="00A82423">
              <w:rPr>
                <w:rFonts w:ascii="Times New Roman" w:hAnsi="Times New Roman" w:cs="Times New Roman"/>
                <w:color w:val="333333"/>
                <w:sz w:val="24"/>
                <w:szCs w:val="24"/>
              </w:rPr>
              <w:br/>
              <w:t>2-trans,4-cis-decadienoylcarnitine</w:t>
            </w:r>
          </w:p>
        </w:tc>
        <w:tc>
          <w:tcPr>
            <w:tcW w:w="850" w:type="dxa"/>
            <w:shd w:val="clear" w:color="auto" w:fill="auto"/>
            <w:noWrap/>
            <w:vAlign w:val="bottom"/>
            <w:hideMark/>
          </w:tcPr>
          <w:p w14:paraId="08BF634D"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0.604</w:t>
            </w:r>
          </w:p>
        </w:tc>
        <w:tc>
          <w:tcPr>
            <w:tcW w:w="993" w:type="dxa"/>
            <w:shd w:val="clear" w:color="auto" w:fill="auto"/>
            <w:noWrap/>
            <w:vAlign w:val="bottom"/>
            <w:hideMark/>
          </w:tcPr>
          <w:p w14:paraId="31512DDB"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1258FCD5"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0.106</w:t>
            </w:r>
          </w:p>
        </w:tc>
      </w:tr>
      <w:tr w:rsidR="00BA3EBF" w:rsidRPr="00671923" w14:paraId="3F69CA8A" w14:textId="77777777" w:rsidTr="00774097">
        <w:trPr>
          <w:trHeight w:val="290"/>
        </w:trPr>
        <w:tc>
          <w:tcPr>
            <w:tcW w:w="5949" w:type="dxa"/>
            <w:shd w:val="clear" w:color="auto" w:fill="auto"/>
            <w:noWrap/>
            <w:vAlign w:val="bottom"/>
            <w:hideMark/>
          </w:tcPr>
          <w:p w14:paraId="3A4A8801"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HMDB11474</w:t>
            </w:r>
          </w:p>
          <w:p w14:paraId="58505D1D"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(0:0/16:1(9Z))</w:t>
            </w:r>
          </w:p>
        </w:tc>
        <w:tc>
          <w:tcPr>
            <w:tcW w:w="850" w:type="dxa"/>
            <w:shd w:val="clear" w:color="auto" w:fill="auto"/>
            <w:noWrap/>
            <w:vAlign w:val="bottom"/>
            <w:hideMark/>
          </w:tcPr>
          <w:p w14:paraId="1E10F7B5"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-0.485</w:t>
            </w:r>
          </w:p>
        </w:tc>
        <w:tc>
          <w:tcPr>
            <w:tcW w:w="993" w:type="dxa"/>
            <w:shd w:val="clear" w:color="auto" w:fill="auto"/>
            <w:noWrap/>
            <w:vAlign w:val="bottom"/>
            <w:hideMark/>
          </w:tcPr>
          <w:p w14:paraId="0BFB89E3"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0.006</w:t>
            </w:r>
          </w:p>
        </w:tc>
        <w:tc>
          <w:tcPr>
            <w:tcW w:w="1224" w:type="dxa"/>
            <w:shd w:val="clear" w:color="auto" w:fill="auto"/>
            <w:noWrap/>
            <w:vAlign w:val="bottom"/>
            <w:hideMark/>
          </w:tcPr>
          <w:p w14:paraId="4BE5869B"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49BACF20" w14:textId="77777777" w:rsidTr="00774097">
        <w:trPr>
          <w:trHeight w:val="290"/>
        </w:trPr>
        <w:tc>
          <w:tcPr>
            <w:tcW w:w="5949" w:type="dxa"/>
            <w:shd w:val="clear" w:color="auto" w:fill="auto"/>
            <w:noWrap/>
            <w:vAlign w:val="bottom"/>
            <w:hideMark/>
          </w:tcPr>
          <w:p w14:paraId="588BEEFE"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HMDB10395</w:t>
            </w:r>
          </w:p>
          <w:p w14:paraId="0B5C5E78"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LysoPC</w:t>
            </w:r>
            <w:proofErr w:type="spellEnd"/>
            <w:r w:rsidRPr="00A82423">
              <w:rPr>
                <w:rFonts w:ascii="Times New Roman" w:hAnsi="Times New Roman" w:cs="Times New Roman"/>
                <w:color w:val="333333"/>
                <w:sz w:val="24"/>
                <w:szCs w:val="24"/>
                <w:shd w:val="clear" w:color="auto" w:fill="FFFFFF"/>
              </w:rPr>
              <w:t>(20:4(5Z,8Z,11Z,14Z))</w:t>
            </w:r>
          </w:p>
        </w:tc>
        <w:tc>
          <w:tcPr>
            <w:tcW w:w="850" w:type="dxa"/>
            <w:shd w:val="clear" w:color="auto" w:fill="auto"/>
            <w:noWrap/>
            <w:vAlign w:val="bottom"/>
            <w:hideMark/>
          </w:tcPr>
          <w:p w14:paraId="71A0CD0D"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-0.395</w:t>
            </w:r>
          </w:p>
        </w:tc>
        <w:tc>
          <w:tcPr>
            <w:tcW w:w="993" w:type="dxa"/>
            <w:shd w:val="clear" w:color="auto" w:fill="auto"/>
            <w:noWrap/>
            <w:vAlign w:val="bottom"/>
            <w:hideMark/>
          </w:tcPr>
          <w:p w14:paraId="40E7530D"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0569DFC9"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257AA889" w14:textId="77777777" w:rsidTr="00774097">
        <w:trPr>
          <w:trHeight w:val="290"/>
        </w:trPr>
        <w:tc>
          <w:tcPr>
            <w:tcW w:w="5949" w:type="dxa"/>
            <w:shd w:val="clear" w:color="auto" w:fill="auto"/>
            <w:noWrap/>
            <w:vAlign w:val="bottom"/>
            <w:hideMark/>
          </w:tcPr>
          <w:p w14:paraId="1EA8E5CE"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HMDB11484</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(0:0/20:3(11Z,14Z,17Z))</w:t>
            </w:r>
          </w:p>
        </w:tc>
        <w:tc>
          <w:tcPr>
            <w:tcW w:w="850" w:type="dxa"/>
            <w:shd w:val="clear" w:color="auto" w:fill="auto"/>
            <w:noWrap/>
            <w:vAlign w:val="bottom"/>
            <w:hideMark/>
          </w:tcPr>
          <w:p w14:paraId="5084C7E2"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-0.591</w:t>
            </w:r>
          </w:p>
        </w:tc>
        <w:tc>
          <w:tcPr>
            <w:tcW w:w="993" w:type="dxa"/>
            <w:shd w:val="clear" w:color="auto" w:fill="auto"/>
            <w:noWrap/>
            <w:vAlign w:val="bottom"/>
            <w:hideMark/>
          </w:tcPr>
          <w:p w14:paraId="10F4FDD9"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21BB3205"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120AFBB0" w14:textId="77777777" w:rsidTr="00774097">
        <w:trPr>
          <w:trHeight w:val="290"/>
        </w:trPr>
        <w:tc>
          <w:tcPr>
            <w:tcW w:w="5949" w:type="dxa"/>
            <w:shd w:val="clear" w:color="auto" w:fill="auto"/>
            <w:noWrap/>
            <w:vAlign w:val="bottom"/>
            <w:hideMark/>
          </w:tcPr>
          <w:p w14:paraId="6DA04484"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HMDB00152</w:t>
            </w:r>
          </w:p>
          <w:p w14:paraId="3871775C"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Gentisic</w:t>
            </w:r>
            <w:proofErr w:type="spellEnd"/>
            <w:r w:rsidRPr="00A82423">
              <w:rPr>
                <w:rStyle w:val="Strong"/>
                <w:rFonts w:ascii="Times New Roman" w:hAnsi="Times New Roman" w:cs="Times New Roman"/>
                <w:b w:val="0"/>
                <w:bCs w:val="0"/>
                <w:color w:val="333333"/>
                <w:sz w:val="24"/>
                <w:szCs w:val="24"/>
                <w:shd w:val="clear" w:color="auto" w:fill="FFFFFF"/>
              </w:rPr>
              <w:t xml:space="preserve"> acid</w:t>
            </w:r>
          </w:p>
        </w:tc>
        <w:tc>
          <w:tcPr>
            <w:tcW w:w="850" w:type="dxa"/>
            <w:shd w:val="clear" w:color="auto" w:fill="auto"/>
            <w:noWrap/>
            <w:vAlign w:val="bottom"/>
            <w:hideMark/>
          </w:tcPr>
          <w:p w14:paraId="73FCE48D"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0.409</w:t>
            </w:r>
          </w:p>
        </w:tc>
        <w:tc>
          <w:tcPr>
            <w:tcW w:w="993" w:type="dxa"/>
            <w:shd w:val="clear" w:color="auto" w:fill="auto"/>
            <w:noWrap/>
            <w:vAlign w:val="bottom"/>
            <w:hideMark/>
          </w:tcPr>
          <w:p w14:paraId="47D8F726"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698E4571"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78EE153E" w14:textId="77777777" w:rsidTr="00774097">
        <w:trPr>
          <w:trHeight w:val="290"/>
        </w:trPr>
        <w:tc>
          <w:tcPr>
            <w:tcW w:w="5949" w:type="dxa"/>
            <w:shd w:val="clear" w:color="auto" w:fill="auto"/>
            <w:noWrap/>
            <w:vAlign w:val="bottom"/>
            <w:hideMark/>
          </w:tcPr>
          <w:p w14:paraId="4A66372C"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HMDB12881</w:t>
            </w:r>
          </w:p>
          <w:p w14:paraId="4E5F8194"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Acetylcarnosine</w:t>
            </w:r>
            <w:proofErr w:type="spellEnd"/>
          </w:p>
        </w:tc>
        <w:tc>
          <w:tcPr>
            <w:tcW w:w="850" w:type="dxa"/>
            <w:shd w:val="clear" w:color="auto" w:fill="auto"/>
            <w:noWrap/>
            <w:vAlign w:val="bottom"/>
            <w:hideMark/>
          </w:tcPr>
          <w:p w14:paraId="40FAE880"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0.129</w:t>
            </w:r>
          </w:p>
        </w:tc>
        <w:tc>
          <w:tcPr>
            <w:tcW w:w="993" w:type="dxa"/>
            <w:shd w:val="clear" w:color="auto" w:fill="auto"/>
            <w:noWrap/>
            <w:vAlign w:val="bottom"/>
            <w:hideMark/>
          </w:tcPr>
          <w:p w14:paraId="74B65941"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128AFBE4"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6DFF453C" w14:textId="77777777" w:rsidTr="00774097">
        <w:trPr>
          <w:trHeight w:val="290"/>
        </w:trPr>
        <w:tc>
          <w:tcPr>
            <w:tcW w:w="5949" w:type="dxa"/>
            <w:shd w:val="clear" w:color="auto" w:fill="auto"/>
            <w:noWrap/>
            <w:vAlign w:val="bottom"/>
            <w:hideMark/>
          </w:tcPr>
          <w:p w14:paraId="60B1ED4C" w14:textId="77777777" w:rsidR="00BA3EBF"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HMDB61112</w:t>
            </w:r>
          </w:p>
          <w:p w14:paraId="24E96D87"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rPr>
              <w:t>3-Carboxy-4-methyl-5-propyl-2-furanpropionic acid (CMPF)</w:t>
            </w:r>
          </w:p>
        </w:tc>
        <w:tc>
          <w:tcPr>
            <w:tcW w:w="850" w:type="dxa"/>
            <w:shd w:val="clear" w:color="auto" w:fill="auto"/>
            <w:noWrap/>
            <w:vAlign w:val="bottom"/>
            <w:hideMark/>
          </w:tcPr>
          <w:p w14:paraId="2A1BA39E"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-0.313</w:t>
            </w:r>
          </w:p>
        </w:tc>
        <w:tc>
          <w:tcPr>
            <w:tcW w:w="993" w:type="dxa"/>
            <w:shd w:val="clear" w:color="auto" w:fill="auto"/>
            <w:noWrap/>
            <w:vAlign w:val="bottom"/>
            <w:hideMark/>
          </w:tcPr>
          <w:p w14:paraId="0160BA7F"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0.008</w:t>
            </w:r>
          </w:p>
        </w:tc>
        <w:tc>
          <w:tcPr>
            <w:tcW w:w="1224" w:type="dxa"/>
            <w:shd w:val="clear" w:color="auto" w:fill="auto"/>
            <w:noWrap/>
            <w:vAlign w:val="bottom"/>
            <w:hideMark/>
          </w:tcPr>
          <w:p w14:paraId="76DF424C"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BA3EBF" w:rsidRPr="00671923" w14:paraId="00FA010C" w14:textId="77777777" w:rsidTr="00774097">
        <w:trPr>
          <w:trHeight w:val="290"/>
        </w:trPr>
        <w:tc>
          <w:tcPr>
            <w:tcW w:w="5949" w:type="dxa"/>
            <w:shd w:val="clear" w:color="auto" w:fill="auto"/>
            <w:noWrap/>
            <w:vAlign w:val="bottom"/>
            <w:hideMark/>
          </w:tcPr>
          <w:p w14:paraId="750FFC44"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HMDB00529</w:t>
            </w:r>
            <w:r w:rsidRPr="00A82423">
              <w:rPr>
                <w:rFonts w:ascii="Times New Roman" w:hAnsi="Times New Roman" w:cs="Times New Roman"/>
                <w:color w:val="333333"/>
                <w:sz w:val="24"/>
                <w:szCs w:val="24"/>
              </w:rPr>
              <w:br/>
              <w:t>5Z-Dodecenoic acid</w:t>
            </w:r>
          </w:p>
        </w:tc>
        <w:tc>
          <w:tcPr>
            <w:tcW w:w="850" w:type="dxa"/>
            <w:shd w:val="clear" w:color="auto" w:fill="auto"/>
            <w:noWrap/>
            <w:vAlign w:val="bottom"/>
            <w:hideMark/>
          </w:tcPr>
          <w:p w14:paraId="014DA515"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-0.720</w:t>
            </w:r>
          </w:p>
        </w:tc>
        <w:tc>
          <w:tcPr>
            <w:tcW w:w="993" w:type="dxa"/>
            <w:shd w:val="clear" w:color="auto" w:fill="auto"/>
            <w:noWrap/>
            <w:vAlign w:val="bottom"/>
            <w:hideMark/>
          </w:tcPr>
          <w:p w14:paraId="1AC2CB28"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0.009</w:t>
            </w:r>
          </w:p>
        </w:tc>
        <w:tc>
          <w:tcPr>
            <w:tcW w:w="1224" w:type="dxa"/>
            <w:shd w:val="clear" w:color="auto" w:fill="auto"/>
            <w:noWrap/>
            <w:vAlign w:val="bottom"/>
            <w:hideMark/>
          </w:tcPr>
          <w:p w14:paraId="3DF87DAC"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BA3EBF" w:rsidRPr="00671923" w14:paraId="2F7E939F" w14:textId="77777777" w:rsidTr="00774097">
        <w:trPr>
          <w:trHeight w:val="290"/>
        </w:trPr>
        <w:tc>
          <w:tcPr>
            <w:tcW w:w="5949" w:type="dxa"/>
            <w:shd w:val="clear" w:color="auto" w:fill="auto"/>
            <w:noWrap/>
            <w:vAlign w:val="bottom"/>
            <w:hideMark/>
          </w:tcPr>
          <w:p w14:paraId="1206E528"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lastRenderedPageBreak/>
              <w:t>HMDB02183</w:t>
            </w:r>
            <w:r w:rsidRPr="00A82423">
              <w:rPr>
                <w:rFonts w:ascii="Times New Roman" w:hAnsi="Times New Roman" w:cs="Times New Roman"/>
                <w:color w:val="333333"/>
                <w:sz w:val="24"/>
                <w:szCs w:val="24"/>
              </w:rPr>
              <w:br/>
              <w:t xml:space="preserve">Docosahexaenoic acid </w:t>
            </w:r>
            <w:r>
              <w:rPr>
                <w:rFonts w:ascii="Times New Roman" w:hAnsi="Times New Roman" w:cs="Times New Roman"/>
                <w:color w:val="333333"/>
                <w:sz w:val="24"/>
                <w:szCs w:val="24"/>
              </w:rPr>
              <w:fldChar w:fldCharType="begin"/>
            </w:r>
            <w:r>
              <w:rPr>
                <w:rFonts w:ascii="Times New Roman" w:hAnsi="Times New Roman" w:cs="Times New Roman"/>
                <w:color w:val="333333"/>
                <w:sz w:val="24"/>
                <w:szCs w:val="24"/>
              </w:rPr>
              <w:instrText xml:space="preserve"> ADDIN EN.CITE &lt;EndNote&gt;&lt;Cite ExcludeYear="1"&gt;&lt;Author&gt;Shajpal&lt;/Author&gt;&lt;Year&gt;2017&lt;/Year&gt;&lt;RecNum&gt;49&lt;/RecNum&gt;&lt;DisplayText&gt;(65)&lt;/DisplayText&gt;&lt;record&gt;&lt;rec-number&gt;49&lt;/rec-number&gt;&lt;foreign-keys&gt;&lt;key app="EN" db-id="f9f5zf0wndr25ae0t9np2tznxfxvw99xr09a" timestamp="1529766925"&gt;49&lt;/key&gt;&lt;/foreign-keys&gt;&lt;ref-type name="Journal Article"&gt;17&lt;/ref-type&gt;&lt;contributors&gt;&lt;authors&gt;&lt;author&gt;Shajpal, Anuradha&lt;/author&gt;&lt;author&gt;Siddiqui, Farah&lt;/author&gt;&lt;/authors&gt;&lt;/contributors&gt;&lt;titles&gt;&lt;title&gt;Screening for Down syndrome&lt;/title&gt;&lt;secondary-title&gt;Obstetrics, Gynaecology &amp;amp; Reproductive Medicine&lt;/secondary-title&gt;&lt;/titles&gt;&lt;periodical&gt;&lt;full-title&gt;Obstetrics, Gynaecology &amp;amp; Reproductive Medicine&lt;/full-title&gt;&lt;/periodical&gt;&lt;pages&gt;333-337&lt;/pages&gt;&lt;volume&gt;27&lt;/volume&gt;&lt;number&gt;11&lt;/number&gt;&lt;keywords&gt;&lt;keyword&gt;aneuploidy&lt;/keyword&gt;&lt;keyword&gt;Down syndrome&lt;/keyword&gt;&lt;keyword&gt;non-invasive prenatal testing&lt;/keyword&gt;&lt;keyword&gt;prenatal diagnosis&lt;/keyword&gt;&lt;keyword&gt;screening&lt;/keyword&gt;&lt;/keywords&gt;&lt;dates&gt;&lt;year&gt;2017&lt;/year&gt;&lt;pub-dates&gt;&lt;date&gt;2017/11/01/&lt;/date&gt;&lt;/pub-dates&gt;&lt;/dates&gt;&lt;isbn&gt;1751-7214&lt;/isbn&gt;&lt;urls&gt;&lt;related-urls&gt;&lt;url&gt;http://www.sciencedirect.com/science/article/pii/S1751721417301719&lt;/url&gt;&lt;/related-urls&gt;&lt;/urls&gt;&lt;electronic-resource-num&gt;https://doi.org/10.1016/j.ogrm.2017.08.006&lt;/electronic-resource-num&gt;&lt;/record&gt;&lt;/Cite&gt;&lt;/EndNote&gt;</w:instrText>
            </w:r>
            <w:r>
              <w:rPr>
                <w:rFonts w:ascii="Times New Roman" w:hAnsi="Times New Roman" w:cs="Times New Roman"/>
                <w:color w:val="333333"/>
                <w:sz w:val="24"/>
                <w:szCs w:val="24"/>
              </w:rPr>
              <w:fldChar w:fldCharType="separate"/>
            </w:r>
            <w:r>
              <w:rPr>
                <w:rFonts w:ascii="Times New Roman" w:hAnsi="Times New Roman" w:cs="Times New Roman"/>
                <w:noProof/>
                <w:color w:val="333333"/>
                <w:sz w:val="24"/>
                <w:szCs w:val="24"/>
              </w:rPr>
              <w:t>(65)</w:t>
            </w:r>
            <w:r>
              <w:rPr>
                <w:rFonts w:ascii="Times New Roman" w:hAnsi="Times New Roman" w:cs="Times New Roman"/>
                <w:color w:val="333333"/>
                <w:sz w:val="24"/>
                <w:szCs w:val="24"/>
              </w:rPr>
              <w:fldChar w:fldCharType="end"/>
            </w:r>
          </w:p>
        </w:tc>
        <w:tc>
          <w:tcPr>
            <w:tcW w:w="850" w:type="dxa"/>
            <w:shd w:val="clear" w:color="auto" w:fill="auto"/>
            <w:noWrap/>
            <w:vAlign w:val="bottom"/>
            <w:hideMark/>
          </w:tcPr>
          <w:p w14:paraId="2D91E110"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-0.115</w:t>
            </w:r>
          </w:p>
        </w:tc>
        <w:tc>
          <w:tcPr>
            <w:tcW w:w="993" w:type="dxa"/>
            <w:shd w:val="clear" w:color="auto" w:fill="auto"/>
            <w:noWrap/>
            <w:vAlign w:val="bottom"/>
            <w:hideMark/>
          </w:tcPr>
          <w:p w14:paraId="5073E443"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0908BE70"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44B03317" w14:textId="77777777" w:rsidTr="00774097">
        <w:trPr>
          <w:trHeight w:val="290"/>
        </w:trPr>
        <w:tc>
          <w:tcPr>
            <w:tcW w:w="5949" w:type="dxa"/>
            <w:shd w:val="clear" w:color="auto" w:fill="auto"/>
            <w:noWrap/>
            <w:vAlign w:val="bottom"/>
            <w:hideMark/>
          </w:tcPr>
          <w:p w14:paraId="25F218CC"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HMDB11473</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(0:0/16:0)</w:t>
            </w:r>
          </w:p>
        </w:tc>
        <w:tc>
          <w:tcPr>
            <w:tcW w:w="850" w:type="dxa"/>
            <w:shd w:val="clear" w:color="auto" w:fill="auto"/>
            <w:noWrap/>
            <w:vAlign w:val="bottom"/>
            <w:hideMark/>
          </w:tcPr>
          <w:p w14:paraId="53AE2260"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-1.100</w:t>
            </w:r>
          </w:p>
        </w:tc>
        <w:tc>
          <w:tcPr>
            <w:tcW w:w="993" w:type="dxa"/>
            <w:shd w:val="clear" w:color="auto" w:fill="auto"/>
            <w:noWrap/>
            <w:vAlign w:val="bottom"/>
            <w:hideMark/>
          </w:tcPr>
          <w:p w14:paraId="5A6995AA"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1F9F7DF7"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1B276459" w14:textId="77777777" w:rsidTr="00774097">
        <w:trPr>
          <w:trHeight w:val="290"/>
        </w:trPr>
        <w:tc>
          <w:tcPr>
            <w:tcW w:w="5949" w:type="dxa"/>
            <w:shd w:val="clear" w:color="auto" w:fill="auto"/>
            <w:noWrap/>
            <w:vAlign w:val="bottom"/>
            <w:hideMark/>
          </w:tcPr>
          <w:p w14:paraId="36A4C256"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HMDB01008</w:t>
            </w:r>
          </w:p>
          <w:p w14:paraId="69C033EF"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2)</w:t>
            </w:r>
          </w:p>
        </w:tc>
        <w:tc>
          <w:tcPr>
            <w:tcW w:w="850" w:type="dxa"/>
            <w:shd w:val="clear" w:color="auto" w:fill="auto"/>
            <w:noWrap/>
            <w:vAlign w:val="bottom"/>
            <w:hideMark/>
          </w:tcPr>
          <w:p w14:paraId="0D9537BC"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0.165</w:t>
            </w:r>
          </w:p>
        </w:tc>
        <w:tc>
          <w:tcPr>
            <w:tcW w:w="993" w:type="dxa"/>
            <w:shd w:val="clear" w:color="auto" w:fill="auto"/>
            <w:noWrap/>
            <w:vAlign w:val="bottom"/>
            <w:hideMark/>
          </w:tcPr>
          <w:p w14:paraId="3087EDF5"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69C08E7E"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79D1170F" w14:textId="77777777" w:rsidTr="00774097">
        <w:trPr>
          <w:trHeight w:val="290"/>
        </w:trPr>
        <w:tc>
          <w:tcPr>
            <w:tcW w:w="5949" w:type="dxa"/>
            <w:shd w:val="clear" w:color="auto" w:fill="auto"/>
            <w:noWrap/>
            <w:vAlign w:val="bottom"/>
            <w:hideMark/>
          </w:tcPr>
          <w:p w14:paraId="51416560"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 xml:space="preserve">HMDB01008 </w:t>
            </w:r>
          </w:p>
          <w:p w14:paraId="54DAF2CF"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1)</w:t>
            </w:r>
          </w:p>
        </w:tc>
        <w:tc>
          <w:tcPr>
            <w:tcW w:w="850" w:type="dxa"/>
            <w:shd w:val="clear" w:color="auto" w:fill="auto"/>
            <w:noWrap/>
            <w:vAlign w:val="bottom"/>
            <w:hideMark/>
          </w:tcPr>
          <w:p w14:paraId="6EA1CE5B"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-0.161</w:t>
            </w:r>
          </w:p>
        </w:tc>
        <w:tc>
          <w:tcPr>
            <w:tcW w:w="993" w:type="dxa"/>
            <w:shd w:val="clear" w:color="auto" w:fill="auto"/>
            <w:noWrap/>
            <w:vAlign w:val="bottom"/>
            <w:hideMark/>
          </w:tcPr>
          <w:p w14:paraId="50766D1F"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0.021</w:t>
            </w:r>
          </w:p>
        </w:tc>
        <w:tc>
          <w:tcPr>
            <w:tcW w:w="1224" w:type="dxa"/>
            <w:shd w:val="clear" w:color="auto" w:fill="auto"/>
            <w:noWrap/>
            <w:vAlign w:val="bottom"/>
            <w:hideMark/>
          </w:tcPr>
          <w:p w14:paraId="6A452609"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0.319</w:t>
            </w:r>
          </w:p>
        </w:tc>
      </w:tr>
      <w:tr w:rsidR="00BA3EBF" w:rsidRPr="00671923" w14:paraId="2B0FB41B" w14:textId="77777777" w:rsidTr="00774097">
        <w:trPr>
          <w:trHeight w:val="290"/>
        </w:trPr>
        <w:tc>
          <w:tcPr>
            <w:tcW w:w="5949" w:type="dxa"/>
            <w:shd w:val="clear" w:color="auto" w:fill="auto"/>
            <w:noWrap/>
            <w:vAlign w:val="bottom"/>
            <w:hideMark/>
          </w:tcPr>
          <w:p w14:paraId="656E9AF3"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HMDB11490</w:t>
            </w:r>
          </w:p>
          <w:p w14:paraId="5F3B49E5"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(0:0/22:0)</w:t>
            </w:r>
          </w:p>
        </w:tc>
        <w:tc>
          <w:tcPr>
            <w:tcW w:w="850" w:type="dxa"/>
            <w:shd w:val="clear" w:color="auto" w:fill="auto"/>
            <w:noWrap/>
            <w:vAlign w:val="bottom"/>
            <w:hideMark/>
          </w:tcPr>
          <w:p w14:paraId="008ECC6F"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-0.553</w:t>
            </w:r>
          </w:p>
        </w:tc>
        <w:tc>
          <w:tcPr>
            <w:tcW w:w="993" w:type="dxa"/>
            <w:shd w:val="clear" w:color="auto" w:fill="auto"/>
            <w:noWrap/>
            <w:vAlign w:val="bottom"/>
            <w:hideMark/>
          </w:tcPr>
          <w:p w14:paraId="01456391"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0.022</w:t>
            </w:r>
          </w:p>
        </w:tc>
        <w:tc>
          <w:tcPr>
            <w:tcW w:w="1224" w:type="dxa"/>
            <w:shd w:val="clear" w:color="auto" w:fill="auto"/>
            <w:noWrap/>
            <w:vAlign w:val="bottom"/>
            <w:hideMark/>
          </w:tcPr>
          <w:p w14:paraId="5E096FB7"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3F90DDA6" w14:textId="77777777" w:rsidTr="00774097">
        <w:trPr>
          <w:trHeight w:val="290"/>
        </w:trPr>
        <w:tc>
          <w:tcPr>
            <w:tcW w:w="5949" w:type="dxa"/>
            <w:shd w:val="clear" w:color="auto" w:fill="auto"/>
            <w:noWrap/>
            <w:vAlign w:val="bottom"/>
            <w:hideMark/>
          </w:tcPr>
          <w:p w14:paraId="147D3B44"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HMDB01015</w:t>
            </w:r>
          </w:p>
          <w:p w14:paraId="23574FCF"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N-Formyl-L-methionine</w:t>
            </w:r>
          </w:p>
        </w:tc>
        <w:tc>
          <w:tcPr>
            <w:tcW w:w="850" w:type="dxa"/>
            <w:shd w:val="clear" w:color="auto" w:fill="auto"/>
            <w:noWrap/>
            <w:vAlign w:val="bottom"/>
            <w:hideMark/>
          </w:tcPr>
          <w:p w14:paraId="679D8333"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0.290</w:t>
            </w:r>
          </w:p>
        </w:tc>
        <w:tc>
          <w:tcPr>
            <w:tcW w:w="993" w:type="dxa"/>
            <w:shd w:val="clear" w:color="auto" w:fill="auto"/>
            <w:noWrap/>
            <w:vAlign w:val="bottom"/>
            <w:hideMark/>
          </w:tcPr>
          <w:p w14:paraId="20BF34EA"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0.025</w:t>
            </w:r>
          </w:p>
        </w:tc>
        <w:tc>
          <w:tcPr>
            <w:tcW w:w="1224" w:type="dxa"/>
            <w:shd w:val="clear" w:color="auto" w:fill="auto"/>
            <w:noWrap/>
            <w:vAlign w:val="bottom"/>
            <w:hideMark/>
          </w:tcPr>
          <w:p w14:paraId="625DB25F"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0B82D2C" w14:textId="77777777" w:rsidTr="00774097">
        <w:trPr>
          <w:trHeight w:val="290"/>
        </w:trPr>
        <w:tc>
          <w:tcPr>
            <w:tcW w:w="5949" w:type="dxa"/>
            <w:shd w:val="clear" w:color="auto" w:fill="auto"/>
            <w:noWrap/>
            <w:vAlign w:val="bottom"/>
            <w:hideMark/>
          </w:tcPr>
          <w:p w14:paraId="3393FBCD"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HMDB0000895</w:t>
            </w:r>
          </w:p>
          <w:p w14:paraId="4F2FC0C9"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Acetylcholine</w:t>
            </w:r>
          </w:p>
        </w:tc>
        <w:tc>
          <w:tcPr>
            <w:tcW w:w="850" w:type="dxa"/>
            <w:shd w:val="clear" w:color="auto" w:fill="auto"/>
            <w:noWrap/>
            <w:vAlign w:val="bottom"/>
            <w:hideMark/>
          </w:tcPr>
          <w:p w14:paraId="7603CCA3"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0.146</w:t>
            </w:r>
          </w:p>
        </w:tc>
        <w:tc>
          <w:tcPr>
            <w:tcW w:w="993" w:type="dxa"/>
            <w:shd w:val="clear" w:color="auto" w:fill="auto"/>
            <w:noWrap/>
            <w:vAlign w:val="bottom"/>
            <w:hideMark/>
          </w:tcPr>
          <w:p w14:paraId="0ACE7F75"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c>
          <w:tcPr>
            <w:tcW w:w="1224" w:type="dxa"/>
            <w:shd w:val="clear" w:color="auto" w:fill="auto"/>
            <w:noWrap/>
            <w:vAlign w:val="bottom"/>
            <w:hideMark/>
          </w:tcPr>
          <w:p w14:paraId="2EFC50E5"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6F06F74" w14:textId="77777777" w:rsidTr="00774097">
        <w:trPr>
          <w:trHeight w:val="290"/>
        </w:trPr>
        <w:tc>
          <w:tcPr>
            <w:tcW w:w="5949" w:type="dxa"/>
            <w:shd w:val="clear" w:color="auto" w:fill="auto"/>
            <w:noWrap/>
            <w:vAlign w:val="bottom"/>
            <w:hideMark/>
          </w:tcPr>
          <w:p w14:paraId="54A9AB81"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HMDB00269</w:t>
            </w:r>
          </w:p>
          <w:p w14:paraId="0C254863"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Sphinganine</w:t>
            </w:r>
            <w:proofErr w:type="spellEnd"/>
          </w:p>
        </w:tc>
        <w:tc>
          <w:tcPr>
            <w:tcW w:w="850" w:type="dxa"/>
            <w:shd w:val="clear" w:color="auto" w:fill="auto"/>
            <w:noWrap/>
            <w:vAlign w:val="bottom"/>
            <w:hideMark/>
          </w:tcPr>
          <w:p w14:paraId="0D56AD3F"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-0.155</w:t>
            </w:r>
          </w:p>
        </w:tc>
        <w:tc>
          <w:tcPr>
            <w:tcW w:w="993" w:type="dxa"/>
            <w:shd w:val="clear" w:color="auto" w:fill="auto"/>
            <w:noWrap/>
            <w:vAlign w:val="bottom"/>
            <w:hideMark/>
          </w:tcPr>
          <w:p w14:paraId="514114F7"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8CE21B8"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36ECF6A3" w14:textId="77777777" w:rsidTr="00774097">
        <w:trPr>
          <w:trHeight w:val="290"/>
        </w:trPr>
        <w:tc>
          <w:tcPr>
            <w:tcW w:w="5949" w:type="dxa"/>
            <w:shd w:val="clear" w:color="auto" w:fill="auto"/>
            <w:noWrap/>
            <w:vAlign w:val="bottom"/>
            <w:hideMark/>
          </w:tcPr>
          <w:p w14:paraId="70F08649"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HMDB13124</w:t>
            </w:r>
          </w:p>
          <w:p w14:paraId="565C93DB"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Propenoylcarnitine</w:t>
            </w:r>
            <w:proofErr w:type="spellEnd"/>
          </w:p>
        </w:tc>
        <w:tc>
          <w:tcPr>
            <w:tcW w:w="850" w:type="dxa"/>
            <w:shd w:val="clear" w:color="auto" w:fill="auto"/>
            <w:noWrap/>
            <w:vAlign w:val="bottom"/>
            <w:hideMark/>
          </w:tcPr>
          <w:p w14:paraId="38A123C8"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-0.360</w:t>
            </w:r>
          </w:p>
        </w:tc>
        <w:tc>
          <w:tcPr>
            <w:tcW w:w="993" w:type="dxa"/>
            <w:shd w:val="clear" w:color="auto" w:fill="auto"/>
            <w:noWrap/>
            <w:vAlign w:val="bottom"/>
            <w:hideMark/>
          </w:tcPr>
          <w:p w14:paraId="18E686BA"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5ECB4398"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43C42EC7" w14:textId="77777777" w:rsidTr="00774097">
        <w:trPr>
          <w:trHeight w:val="290"/>
        </w:trPr>
        <w:tc>
          <w:tcPr>
            <w:tcW w:w="5949" w:type="dxa"/>
            <w:shd w:val="clear" w:color="auto" w:fill="auto"/>
            <w:noWrap/>
            <w:vAlign w:val="bottom"/>
            <w:hideMark/>
          </w:tcPr>
          <w:p w14:paraId="3BBE8B94"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HMDB13034</w:t>
            </w:r>
          </w:p>
          <w:p w14:paraId="17FD87BB"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Palmitoylglycine</w:t>
            </w:r>
            <w:proofErr w:type="spellEnd"/>
          </w:p>
        </w:tc>
        <w:tc>
          <w:tcPr>
            <w:tcW w:w="850" w:type="dxa"/>
            <w:shd w:val="clear" w:color="auto" w:fill="auto"/>
            <w:noWrap/>
            <w:vAlign w:val="bottom"/>
            <w:hideMark/>
          </w:tcPr>
          <w:p w14:paraId="744CD80A"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-0.199</w:t>
            </w:r>
          </w:p>
        </w:tc>
        <w:tc>
          <w:tcPr>
            <w:tcW w:w="993" w:type="dxa"/>
            <w:shd w:val="clear" w:color="auto" w:fill="auto"/>
            <w:noWrap/>
            <w:vAlign w:val="bottom"/>
            <w:hideMark/>
          </w:tcPr>
          <w:p w14:paraId="4308DFEF"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683A7AB"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5F6ED894" w14:textId="77777777" w:rsidTr="00774097">
        <w:trPr>
          <w:trHeight w:val="290"/>
        </w:trPr>
        <w:tc>
          <w:tcPr>
            <w:tcW w:w="5949" w:type="dxa"/>
            <w:shd w:val="clear" w:color="auto" w:fill="auto"/>
            <w:noWrap/>
            <w:vAlign w:val="bottom"/>
            <w:hideMark/>
          </w:tcPr>
          <w:p w14:paraId="58435219"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HMDB13302</w:t>
            </w:r>
          </w:p>
          <w:p w14:paraId="29B15FB3"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Phenylalanylphenylalanine</w:t>
            </w:r>
            <w:proofErr w:type="spellEnd"/>
            <w:r w:rsidRPr="00A82423">
              <w:rPr>
                <w:rFonts w:ascii="Times New Roman" w:hAnsi="Times New Roman" w:cs="Times New Roman"/>
                <w:color w:val="333333"/>
                <w:sz w:val="24"/>
                <w:szCs w:val="24"/>
                <w:shd w:val="clear" w:color="auto" w:fill="FFFFFF"/>
              </w:rPr>
              <w:t xml:space="preserve"> (</w:t>
            </w:r>
            <w:proofErr w:type="spellStart"/>
            <w:r w:rsidRPr="00A82423">
              <w:rPr>
                <w:rFonts w:ascii="Times New Roman" w:hAnsi="Times New Roman" w:cs="Times New Roman"/>
                <w:color w:val="333333"/>
                <w:sz w:val="24"/>
                <w:szCs w:val="24"/>
                <w:shd w:val="clear" w:color="auto" w:fill="FFFFFF"/>
              </w:rPr>
              <w:t>Phe-Phe</w:t>
            </w:r>
            <w:proofErr w:type="spellEnd"/>
            <w:r w:rsidRPr="00A82423">
              <w:rPr>
                <w:rFonts w:ascii="Times New Roman" w:hAnsi="Times New Roman" w:cs="Times New Roman"/>
                <w:color w:val="333333"/>
                <w:sz w:val="24"/>
                <w:szCs w:val="24"/>
                <w:shd w:val="clear" w:color="auto" w:fill="FFFFFF"/>
              </w:rPr>
              <w:t>)</w:t>
            </w:r>
          </w:p>
        </w:tc>
        <w:tc>
          <w:tcPr>
            <w:tcW w:w="850" w:type="dxa"/>
            <w:shd w:val="clear" w:color="auto" w:fill="auto"/>
            <w:noWrap/>
            <w:vAlign w:val="bottom"/>
            <w:hideMark/>
          </w:tcPr>
          <w:p w14:paraId="14B12EF8"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6C63AADF"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469F117E"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CDFAE86" w14:textId="77777777" w:rsidTr="00774097">
        <w:trPr>
          <w:trHeight w:val="290"/>
        </w:trPr>
        <w:tc>
          <w:tcPr>
            <w:tcW w:w="5949" w:type="dxa"/>
            <w:shd w:val="clear" w:color="auto" w:fill="auto"/>
            <w:noWrap/>
            <w:vAlign w:val="bottom"/>
            <w:hideMark/>
          </w:tcPr>
          <w:p w14:paraId="3A777C62"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HMDB00421</w:t>
            </w:r>
          </w:p>
          <w:p w14:paraId="14EB948B"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2,3-Dihydroxyvaleric acid</w:t>
            </w:r>
          </w:p>
        </w:tc>
        <w:tc>
          <w:tcPr>
            <w:tcW w:w="850" w:type="dxa"/>
            <w:shd w:val="clear" w:color="auto" w:fill="auto"/>
            <w:noWrap/>
            <w:vAlign w:val="bottom"/>
            <w:hideMark/>
          </w:tcPr>
          <w:p w14:paraId="2CAE6347"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0.145</w:t>
            </w:r>
          </w:p>
        </w:tc>
        <w:tc>
          <w:tcPr>
            <w:tcW w:w="993" w:type="dxa"/>
            <w:shd w:val="clear" w:color="auto" w:fill="auto"/>
            <w:noWrap/>
            <w:vAlign w:val="bottom"/>
            <w:hideMark/>
          </w:tcPr>
          <w:p w14:paraId="392358E9"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1C16AC60"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412ECF26" w14:textId="77777777" w:rsidTr="00774097">
        <w:trPr>
          <w:trHeight w:val="290"/>
        </w:trPr>
        <w:tc>
          <w:tcPr>
            <w:tcW w:w="5949" w:type="dxa"/>
            <w:shd w:val="clear" w:color="auto" w:fill="auto"/>
            <w:noWrap/>
            <w:vAlign w:val="bottom"/>
            <w:hideMark/>
          </w:tcPr>
          <w:p w14:paraId="1C3727BE"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HMDB11487</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(0:0/20:4(5Z,8Z,11Z,14Z))</w:t>
            </w:r>
          </w:p>
        </w:tc>
        <w:tc>
          <w:tcPr>
            <w:tcW w:w="850" w:type="dxa"/>
            <w:shd w:val="clear" w:color="auto" w:fill="auto"/>
            <w:noWrap/>
            <w:vAlign w:val="bottom"/>
            <w:hideMark/>
          </w:tcPr>
          <w:p w14:paraId="0AFC6E6E"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-0.269</w:t>
            </w:r>
          </w:p>
        </w:tc>
        <w:tc>
          <w:tcPr>
            <w:tcW w:w="993" w:type="dxa"/>
            <w:shd w:val="clear" w:color="auto" w:fill="auto"/>
            <w:noWrap/>
            <w:vAlign w:val="bottom"/>
            <w:hideMark/>
          </w:tcPr>
          <w:p w14:paraId="1125339A"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5B3952EA"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1E8377A7" w14:textId="77777777" w:rsidTr="00774097">
        <w:trPr>
          <w:trHeight w:val="290"/>
        </w:trPr>
        <w:tc>
          <w:tcPr>
            <w:tcW w:w="5949" w:type="dxa"/>
            <w:shd w:val="clear" w:color="auto" w:fill="auto"/>
            <w:noWrap/>
            <w:vAlign w:val="bottom"/>
            <w:hideMark/>
          </w:tcPr>
          <w:p w14:paraId="3BCDAD1C"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HMDB12342</w:t>
            </w:r>
          </w:p>
          <w:p w14:paraId="5C76EFE0"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PS(14:1(9Z)/14:1(9Z))</w:t>
            </w:r>
          </w:p>
        </w:tc>
        <w:tc>
          <w:tcPr>
            <w:tcW w:w="850" w:type="dxa"/>
            <w:shd w:val="clear" w:color="auto" w:fill="auto"/>
            <w:noWrap/>
            <w:vAlign w:val="bottom"/>
            <w:hideMark/>
          </w:tcPr>
          <w:p w14:paraId="59DD4302"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0.104</w:t>
            </w:r>
          </w:p>
        </w:tc>
        <w:tc>
          <w:tcPr>
            <w:tcW w:w="993" w:type="dxa"/>
            <w:shd w:val="clear" w:color="auto" w:fill="auto"/>
            <w:noWrap/>
            <w:vAlign w:val="bottom"/>
            <w:hideMark/>
          </w:tcPr>
          <w:p w14:paraId="18608D61"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4B1C7A0F"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77A67BF4" w14:textId="77777777" w:rsidTr="00774097">
        <w:trPr>
          <w:trHeight w:val="290"/>
        </w:trPr>
        <w:tc>
          <w:tcPr>
            <w:tcW w:w="5949" w:type="dxa"/>
            <w:shd w:val="clear" w:color="auto" w:fill="auto"/>
            <w:noWrap/>
            <w:vAlign w:val="bottom"/>
            <w:hideMark/>
          </w:tcPr>
          <w:p w14:paraId="34921238"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HMDB00267</w:t>
            </w:r>
          </w:p>
          <w:p w14:paraId="62D1ABEF"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Pyroglutamic acid</w:t>
            </w:r>
          </w:p>
        </w:tc>
        <w:tc>
          <w:tcPr>
            <w:tcW w:w="850" w:type="dxa"/>
            <w:shd w:val="clear" w:color="auto" w:fill="auto"/>
            <w:noWrap/>
            <w:vAlign w:val="bottom"/>
            <w:hideMark/>
          </w:tcPr>
          <w:p w14:paraId="20BDD581"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0.157</w:t>
            </w:r>
          </w:p>
        </w:tc>
        <w:tc>
          <w:tcPr>
            <w:tcW w:w="993" w:type="dxa"/>
            <w:shd w:val="clear" w:color="auto" w:fill="auto"/>
            <w:noWrap/>
            <w:vAlign w:val="bottom"/>
            <w:hideMark/>
          </w:tcPr>
          <w:p w14:paraId="2DB47BFF"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0005C014"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0A389311" w14:textId="77777777" w:rsidTr="00774097">
        <w:trPr>
          <w:trHeight w:val="290"/>
        </w:trPr>
        <w:tc>
          <w:tcPr>
            <w:tcW w:w="5949" w:type="dxa"/>
            <w:shd w:val="clear" w:color="auto" w:fill="auto"/>
            <w:noWrap/>
            <w:vAlign w:val="bottom"/>
            <w:hideMark/>
          </w:tcPr>
          <w:p w14:paraId="48EE44CA"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HMDB00148</w:t>
            </w:r>
          </w:p>
          <w:p w14:paraId="77D1D877"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L-Glutamic acid (</w:t>
            </w:r>
            <w:r>
              <w:rPr>
                <w:rStyle w:val="Strong"/>
                <w:rFonts w:ascii="Times New Roman" w:hAnsi="Times New Roman" w:cs="Times New Roman"/>
                <w:b w:val="0"/>
                <w:bCs w:val="0"/>
                <w:color w:val="333333"/>
                <w:sz w:val="24"/>
                <w:szCs w:val="24"/>
                <w:shd w:val="clear" w:color="auto" w:fill="FFFFFF"/>
              </w:rPr>
              <w:t>L</w:t>
            </w:r>
            <w:r>
              <w:rPr>
                <w:rStyle w:val="Strong"/>
                <w:color w:val="333333"/>
                <w:shd w:val="clear" w:color="auto" w:fill="FFFFFF"/>
              </w:rPr>
              <w:t>-</w:t>
            </w:r>
            <w:r w:rsidRPr="00A82423">
              <w:rPr>
                <w:rStyle w:val="Strong"/>
                <w:rFonts w:ascii="Times New Roman" w:hAnsi="Times New Roman" w:cs="Times New Roman"/>
                <w:b w:val="0"/>
                <w:bCs w:val="0"/>
                <w:color w:val="333333"/>
                <w:sz w:val="24"/>
                <w:szCs w:val="24"/>
                <w:shd w:val="clear" w:color="auto" w:fill="FFFFFF"/>
              </w:rPr>
              <w:t>Glutamate)</w:t>
            </w:r>
          </w:p>
        </w:tc>
        <w:tc>
          <w:tcPr>
            <w:tcW w:w="850" w:type="dxa"/>
            <w:shd w:val="clear" w:color="auto" w:fill="auto"/>
            <w:noWrap/>
            <w:vAlign w:val="bottom"/>
            <w:hideMark/>
          </w:tcPr>
          <w:p w14:paraId="486A3A53"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0.288</w:t>
            </w:r>
          </w:p>
        </w:tc>
        <w:tc>
          <w:tcPr>
            <w:tcW w:w="993" w:type="dxa"/>
            <w:shd w:val="clear" w:color="auto" w:fill="auto"/>
            <w:noWrap/>
            <w:vAlign w:val="bottom"/>
            <w:hideMark/>
          </w:tcPr>
          <w:p w14:paraId="2E4C6DFA"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4523D1E8" w14:textId="77777777" w:rsidR="00BA3EBF" w:rsidRPr="006719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A82423" w14:paraId="0E145EA6" w14:textId="77777777" w:rsidTr="00774097">
        <w:trPr>
          <w:trHeight w:val="290"/>
        </w:trPr>
        <w:tc>
          <w:tcPr>
            <w:tcW w:w="5949" w:type="dxa"/>
            <w:shd w:val="clear" w:color="auto" w:fill="auto"/>
            <w:noWrap/>
            <w:vAlign w:val="bottom"/>
            <w:hideMark/>
          </w:tcPr>
          <w:p w14:paraId="376EA83A"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HMDB06695</w:t>
            </w:r>
          </w:p>
          <w:p w14:paraId="2B3883A0"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Prolylhydroxyproline</w:t>
            </w:r>
            <w:proofErr w:type="spellEnd"/>
          </w:p>
        </w:tc>
        <w:tc>
          <w:tcPr>
            <w:tcW w:w="850" w:type="dxa"/>
            <w:shd w:val="clear" w:color="auto" w:fill="auto"/>
            <w:noWrap/>
            <w:vAlign w:val="bottom"/>
            <w:hideMark/>
          </w:tcPr>
          <w:p w14:paraId="321E60B3" w14:textId="77777777" w:rsidR="00BA3EBF" w:rsidRPr="00A824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0.172</w:t>
            </w:r>
          </w:p>
        </w:tc>
        <w:tc>
          <w:tcPr>
            <w:tcW w:w="993" w:type="dxa"/>
            <w:shd w:val="clear" w:color="auto" w:fill="auto"/>
            <w:noWrap/>
            <w:vAlign w:val="bottom"/>
            <w:hideMark/>
          </w:tcPr>
          <w:p w14:paraId="5270891F" w14:textId="77777777" w:rsidR="00BA3EBF" w:rsidRPr="00A824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424938C9" w14:textId="77777777" w:rsidR="00BA3EBF" w:rsidRPr="00A824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56B7CA26" w14:textId="77777777" w:rsidTr="00774097">
        <w:trPr>
          <w:trHeight w:val="290"/>
        </w:trPr>
        <w:tc>
          <w:tcPr>
            <w:tcW w:w="5949" w:type="dxa"/>
            <w:shd w:val="clear" w:color="auto" w:fill="auto"/>
            <w:noWrap/>
            <w:vAlign w:val="bottom"/>
            <w:hideMark/>
          </w:tcPr>
          <w:p w14:paraId="3E7FC1CC"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HMDB10390</w:t>
            </w:r>
          </w:p>
          <w:p w14:paraId="463A917D"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LysoPC</w:t>
            </w:r>
            <w:proofErr w:type="spellEnd"/>
            <w:r w:rsidRPr="00A82423">
              <w:rPr>
                <w:rFonts w:ascii="Times New Roman" w:hAnsi="Times New Roman" w:cs="Times New Roman"/>
                <w:color w:val="333333"/>
                <w:sz w:val="24"/>
                <w:szCs w:val="24"/>
                <w:shd w:val="clear" w:color="auto" w:fill="FFFFFF"/>
              </w:rPr>
              <w:t>(20:0/0:0) </w:t>
            </w:r>
          </w:p>
        </w:tc>
        <w:tc>
          <w:tcPr>
            <w:tcW w:w="850" w:type="dxa"/>
            <w:shd w:val="clear" w:color="auto" w:fill="auto"/>
            <w:noWrap/>
            <w:vAlign w:val="bottom"/>
            <w:hideMark/>
          </w:tcPr>
          <w:p w14:paraId="4FEC5535" w14:textId="77777777" w:rsidR="00BA3EBF" w:rsidRPr="00A824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0.867</w:t>
            </w:r>
          </w:p>
        </w:tc>
        <w:tc>
          <w:tcPr>
            <w:tcW w:w="993" w:type="dxa"/>
            <w:shd w:val="clear" w:color="auto" w:fill="auto"/>
            <w:noWrap/>
            <w:vAlign w:val="bottom"/>
            <w:hideMark/>
          </w:tcPr>
          <w:p w14:paraId="388DA234" w14:textId="77777777" w:rsidR="00BA3EBF" w:rsidRPr="00A824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2C947777" w14:textId="77777777" w:rsidR="00BA3EBF" w:rsidRPr="00A824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34CCA214" w14:textId="77777777" w:rsidTr="00774097">
        <w:trPr>
          <w:trHeight w:val="290"/>
        </w:trPr>
        <w:tc>
          <w:tcPr>
            <w:tcW w:w="5949" w:type="dxa"/>
            <w:shd w:val="clear" w:color="auto" w:fill="auto"/>
            <w:noWrap/>
            <w:vAlign w:val="bottom"/>
            <w:hideMark/>
          </w:tcPr>
          <w:p w14:paraId="63D2FD4D"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HMDB37844</w:t>
            </w:r>
          </w:p>
          <w:p w14:paraId="304C6996"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N-(1-Deoxy-1-fructosyl)valine</w:t>
            </w:r>
          </w:p>
        </w:tc>
        <w:tc>
          <w:tcPr>
            <w:tcW w:w="850" w:type="dxa"/>
            <w:shd w:val="clear" w:color="auto" w:fill="auto"/>
            <w:noWrap/>
            <w:vAlign w:val="bottom"/>
            <w:hideMark/>
          </w:tcPr>
          <w:p w14:paraId="7E7B6792" w14:textId="77777777" w:rsidR="00BA3EBF" w:rsidRPr="00A824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0.163</w:t>
            </w:r>
          </w:p>
        </w:tc>
        <w:tc>
          <w:tcPr>
            <w:tcW w:w="993" w:type="dxa"/>
            <w:shd w:val="clear" w:color="auto" w:fill="auto"/>
            <w:noWrap/>
            <w:vAlign w:val="bottom"/>
            <w:hideMark/>
          </w:tcPr>
          <w:p w14:paraId="5F414233" w14:textId="77777777" w:rsidR="00BA3EBF" w:rsidRPr="00A824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65958999" w14:textId="77777777" w:rsidR="00BA3EBF" w:rsidRPr="00A824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7C6D6B6D" w14:textId="77777777" w:rsidTr="00774097">
        <w:trPr>
          <w:trHeight w:val="290"/>
        </w:trPr>
        <w:tc>
          <w:tcPr>
            <w:tcW w:w="5949" w:type="dxa"/>
            <w:shd w:val="clear" w:color="auto" w:fill="auto"/>
            <w:noWrap/>
            <w:vAlign w:val="bottom"/>
            <w:hideMark/>
          </w:tcPr>
          <w:p w14:paraId="29729788"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HMDB00663</w:t>
            </w:r>
          </w:p>
          <w:p w14:paraId="2C2C1413"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Glucaric acid</w:t>
            </w:r>
          </w:p>
        </w:tc>
        <w:tc>
          <w:tcPr>
            <w:tcW w:w="850" w:type="dxa"/>
            <w:shd w:val="clear" w:color="auto" w:fill="auto"/>
            <w:noWrap/>
            <w:vAlign w:val="bottom"/>
            <w:hideMark/>
          </w:tcPr>
          <w:p w14:paraId="320AE44F" w14:textId="77777777" w:rsidR="00BA3EBF" w:rsidRPr="00A824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0.556</w:t>
            </w:r>
          </w:p>
        </w:tc>
        <w:tc>
          <w:tcPr>
            <w:tcW w:w="993" w:type="dxa"/>
            <w:shd w:val="clear" w:color="auto" w:fill="auto"/>
            <w:noWrap/>
            <w:vAlign w:val="bottom"/>
            <w:hideMark/>
          </w:tcPr>
          <w:p w14:paraId="66E58882" w14:textId="77777777" w:rsidR="00BA3EBF" w:rsidRPr="00A824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0EB2CCF4" w14:textId="77777777" w:rsidR="00BA3EBF" w:rsidRPr="00A824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0B35BFDB" w14:textId="77777777" w:rsidTr="00774097">
        <w:trPr>
          <w:trHeight w:val="290"/>
        </w:trPr>
        <w:tc>
          <w:tcPr>
            <w:tcW w:w="5949" w:type="dxa"/>
            <w:shd w:val="clear" w:color="auto" w:fill="auto"/>
            <w:noWrap/>
            <w:vAlign w:val="bottom"/>
            <w:hideMark/>
          </w:tcPr>
          <w:p w14:paraId="0CBF3D0C"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HMDB00651</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Decanoylcarnitine</w:t>
            </w:r>
            <w:proofErr w:type="spellEnd"/>
          </w:p>
        </w:tc>
        <w:tc>
          <w:tcPr>
            <w:tcW w:w="850" w:type="dxa"/>
            <w:shd w:val="clear" w:color="auto" w:fill="auto"/>
            <w:noWrap/>
            <w:vAlign w:val="bottom"/>
            <w:hideMark/>
          </w:tcPr>
          <w:p w14:paraId="1F959FFF" w14:textId="77777777" w:rsidR="00BA3EBF" w:rsidRPr="00A824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4A27BAAD" w14:textId="77777777" w:rsidR="00BA3EBF" w:rsidRPr="00A824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0.044</w:t>
            </w:r>
          </w:p>
        </w:tc>
        <w:tc>
          <w:tcPr>
            <w:tcW w:w="1224" w:type="dxa"/>
            <w:shd w:val="clear" w:color="auto" w:fill="auto"/>
            <w:noWrap/>
            <w:vAlign w:val="bottom"/>
            <w:hideMark/>
          </w:tcPr>
          <w:p w14:paraId="71314BCC" w14:textId="77777777" w:rsidR="00BA3EBF" w:rsidRPr="00A824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0.376</w:t>
            </w:r>
          </w:p>
        </w:tc>
      </w:tr>
      <w:tr w:rsidR="00BA3EBF" w:rsidRPr="00A82423" w14:paraId="079F1AE3" w14:textId="77777777" w:rsidTr="00774097">
        <w:trPr>
          <w:trHeight w:val="290"/>
        </w:trPr>
        <w:tc>
          <w:tcPr>
            <w:tcW w:w="5949" w:type="dxa"/>
            <w:shd w:val="clear" w:color="auto" w:fill="auto"/>
            <w:noWrap/>
            <w:vAlign w:val="bottom"/>
            <w:hideMark/>
          </w:tcPr>
          <w:p w14:paraId="280DFA05" w14:textId="77777777" w:rsidR="00BA3EBF"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HMDB01931</w:t>
            </w:r>
          </w:p>
          <w:p w14:paraId="3B3D53E7"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Pr>
                <w:rFonts w:ascii="Times New Roman" w:hAnsi="Times New Roman" w:cs="Times New Roman"/>
                <w:color w:val="333333"/>
                <w:sz w:val="24"/>
                <w:szCs w:val="24"/>
                <w:shd w:val="clear" w:color="auto" w:fill="FFFFFF"/>
              </w:rPr>
              <w:t>G</w:t>
            </w:r>
            <w:r w:rsidRPr="00A82423">
              <w:rPr>
                <w:rFonts w:ascii="Times New Roman" w:hAnsi="Times New Roman" w:cs="Times New Roman"/>
                <w:color w:val="333333"/>
                <w:sz w:val="24"/>
                <w:szCs w:val="24"/>
                <w:shd w:val="clear" w:color="auto" w:fill="FFFFFF"/>
              </w:rPr>
              <w:t>amma-CEHC</w:t>
            </w:r>
          </w:p>
        </w:tc>
        <w:tc>
          <w:tcPr>
            <w:tcW w:w="850" w:type="dxa"/>
            <w:shd w:val="clear" w:color="auto" w:fill="auto"/>
            <w:noWrap/>
            <w:vAlign w:val="bottom"/>
            <w:hideMark/>
          </w:tcPr>
          <w:p w14:paraId="3AC8A6B3" w14:textId="77777777" w:rsidR="00BA3EBF" w:rsidRPr="00A824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-0.425</w:t>
            </w:r>
          </w:p>
        </w:tc>
        <w:tc>
          <w:tcPr>
            <w:tcW w:w="993" w:type="dxa"/>
            <w:shd w:val="clear" w:color="auto" w:fill="auto"/>
            <w:noWrap/>
            <w:vAlign w:val="bottom"/>
            <w:hideMark/>
          </w:tcPr>
          <w:p w14:paraId="3EAFFC71" w14:textId="77777777" w:rsidR="00BA3EBF" w:rsidRPr="00A824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0074459C" w14:textId="77777777" w:rsidR="00BA3EBF" w:rsidRPr="00A824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r w:rsidR="00BA3EBF" w:rsidRPr="00A82423" w14:paraId="6378BF38" w14:textId="77777777" w:rsidTr="00774097">
        <w:trPr>
          <w:trHeight w:val="290"/>
        </w:trPr>
        <w:tc>
          <w:tcPr>
            <w:tcW w:w="5949" w:type="dxa"/>
            <w:shd w:val="clear" w:color="auto" w:fill="auto"/>
            <w:noWrap/>
            <w:vAlign w:val="bottom"/>
            <w:hideMark/>
          </w:tcPr>
          <w:p w14:paraId="7DD72631" w14:textId="77777777" w:rsidR="00BA3EBF" w:rsidRPr="00A82423" w:rsidRDefault="00BA3EBF" w:rsidP="00774097">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HMDB29377</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Piperine</w:t>
            </w:r>
            <w:proofErr w:type="spellEnd"/>
          </w:p>
        </w:tc>
        <w:tc>
          <w:tcPr>
            <w:tcW w:w="850" w:type="dxa"/>
            <w:shd w:val="clear" w:color="auto" w:fill="auto"/>
            <w:noWrap/>
            <w:vAlign w:val="bottom"/>
            <w:hideMark/>
          </w:tcPr>
          <w:p w14:paraId="41E12631" w14:textId="77777777" w:rsidR="00BA3EBF" w:rsidRPr="00A824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0.186</w:t>
            </w:r>
          </w:p>
        </w:tc>
        <w:tc>
          <w:tcPr>
            <w:tcW w:w="993" w:type="dxa"/>
            <w:shd w:val="clear" w:color="auto" w:fill="auto"/>
            <w:noWrap/>
            <w:vAlign w:val="bottom"/>
            <w:hideMark/>
          </w:tcPr>
          <w:p w14:paraId="7582F5BF" w14:textId="77777777" w:rsidR="00BA3EBF" w:rsidRPr="00A824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3C1A9952" w14:textId="77777777" w:rsidR="00BA3EBF" w:rsidRPr="00A82423"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bl>
    <w:p w14:paraId="5D3FC6A9" w14:textId="61C70596" w:rsidR="00BA3EBF" w:rsidRPr="00285061" w:rsidRDefault="00BA3EBF" w:rsidP="00BA3EBF">
      <w:pPr>
        <w:rPr>
          <w:rFonts w:ascii="Times New Roman" w:hAnsi="Times New Roman" w:cs="Times New Roman"/>
          <w:sz w:val="24"/>
          <w:szCs w:val="24"/>
        </w:rPr>
      </w:pPr>
      <w:r>
        <w:rPr>
          <w:rFonts w:ascii="Times New Roman" w:hAnsi="Times New Roman" w:cs="Times New Roman"/>
          <w:sz w:val="24"/>
          <w:szCs w:val="24"/>
        </w:rPr>
        <w:t xml:space="preserve">For all metabolites, the associated common name, HMDB identifier, </w:t>
      </w:r>
      <w:proofErr w:type="spellStart"/>
      <w:r>
        <w:rPr>
          <w:rFonts w:ascii="Times New Roman" w:hAnsi="Times New Roman" w:cs="Times New Roman"/>
          <w:sz w:val="24"/>
          <w:szCs w:val="24"/>
        </w:rPr>
        <w:t>logFC</w:t>
      </w:r>
      <w:proofErr w:type="spellEnd"/>
      <w:r>
        <w:rPr>
          <w:rFonts w:ascii="Times New Roman" w:hAnsi="Times New Roman" w:cs="Times New Roman"/>
          <w:sz w:val="24"/>
          <w:szCs w:val="24"/>
        </w:rPr>
        <w:t>, p-value and adjusted p-value are given.</w:t>
      </w:r>
    </w:p>
    <w:p w14:paraId="72B53096" w14:textId="77777777" w:rsidR="00BA3EBF" w:rsidRDefault="00BA3EBF" w:rsidP="00BA3EBF">
      <w:pPr>
        <w:pStyle w:val="Heading3"/>
        <w:spacing w:after="240"/>
        <w:jc w:val="both"/>
        <w:rPr>
          <w:rFonts w:ascii="Times New Roman" w:hAnsi="Times New Roman" w:cs="Times New Roman"/>
          <w:color w:val="auto"/>
        </w:rPr>
      </w:pPr>
      <w:bookmarkStart w:id="103" w:name="_Toc44088874"/>
      <w:r w:rsidRPr="002C47BA">
        <w:rPr>
          <w:rFonts w:ascii="Times New Roman" w:hAnsi="Times New Roman" w:cs="Times New Roman"/>
          <w:i/>
          <w:iCs/>
          <w:color w:val="auto"/>
          <w:u w:val="single"/>
        </w:rPr>
        <w:lastRenderedPageBreak/>
        <w:t xml:space="preserve">Appendix </w:t>
      </w:r>
      <w:r>
        <w:rPr>
          <w:rFonts w:ascii="Times New Roman" w:hAnsi="Times New Roman" w:cs="Times New Roman"/>
          <w:i/>
          <w:iCs/>
          <w:color w:val="auto"/>
          <w:u w:val="single"/>
        </w:rPr>
        <w:t>6</w:t>
      </w:r>
      <w:r>
        <w:rPr>
          <w:rFonts w:ascii="Times New Roman" w:hAnsi="Times New Roman" w:cs="Times New Roman"/>
          <w:color w:val="auto"/>
        </w:rPr>
        <w:t>: Table A3</w:t>
      </w:r>
      <w:bookmarkEnd w:id="103"/>
    </w:p>
    <w:p w14:paraId="2C15D99D" w14:textId="77777777" w:rsidR="00BA3EBF" w:rsidRPr="00ED3C68" w:rsidRDefault="00BA3EBF" w:rsidP="00BA3EBF">
      <w:pPr>
        <w:rPr>
          <w:rFonts w:ascii="Times New Roman" w:hAnsi="Times New Roman" w:cs="Times New Roman"/>
          <w:sz w:val="24"/>
          <w:szCs w:val="24"/>
        </w:rPr>
      </w:pPr>
      <w:r>
        <w:rPr>
          <w:rFonts w:ascii="Times New Roman" w:hAnsi="Times New Roman" w:cs="Times New Roman"/>
          <w:sz w:val="24"/>
          <w:szCs w:val="24"/>
        </w:rPr>
        <w:t xml:space="preserve">List of proteins with significantly different abundances (p &lt; 0.05) between the insulin resistant and insulin sensitive subjects. </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126"/>
        <w:gridCol w:w="2127"/>
        <w:gridCol w:w="1984"/>
      </w:tblGrid>
      <w:tr w:rsidR="00BA3EBF" w:rsidRPr="009F199A" w14:paraId="088D145E" w14:textId="77777777" w:rsidTr="00774097">
        <w:trPr>
          <w:trHeight w:val="255"/>
        </w:trPr>
        <w:tc>
          <w:tcPr>
            <w:tcW w:w="2405" w:type="dxa"/>
            <w:shd w:val="clear" w:color="auto" w:fill="auto"/>
            <w:noWrap/>
            <w:vAlign w:val="bottom"/>
            <w:hideMark/>
          </w:tcPr>
          <w:p w14:paraId="5D4A1DE5" w14:textId="77777777" w:rsidR="00BA3EBF" w:rsidRPr="009F199A" w:rsidRDefault="00BA3EBF" w:rsidP="00774097">
            <w:pPr>
              <w:spacing w:after="0" w:line="276" w:lineRule="auto"/>
              <w:jc w:val="center"/>
              <w:rPr>
                <w:rFonts w:ascii="Times New Roman" w:eastAsia="Times New Roman" w:hAnsi="Times New Roman" w:cs="Times New Roman"/>
                <w:sz w:val="24"/>
                <w:szCs w:val="24"/>
                <w:u w:val="single"/>
                <w:lang w:eastAsia="en-GB"/>
              </w:rPr>
            </w:pPr>
            <w:r w:rsidRPr="009F199A">
              <w:rPr>
                <w:rFonts w:ascii="Times New Roman" w:eastAsia="Times New Roman" w:hAnsi="Times New Roman" w:cs="Times New Roman"/>
                <w:sz w:val="24"/>
                <w:szCs w:val="24"/>
                <w:u w:val="single"/>
                <w:lang w:eastAsia="en-GB"/>
              </w:rPr>
              <w:t>Protein</w:t>
            </w:r>
          </w:p>
        </w:tc>
        <w:tc>
          <w:tcPr>
            <w:tcW w:w="2126" w:type="dxa"/>
            <w:tcBorders>
              <w:bottom w:val="single" w:sz="4" w:space="0" w:color="auto"/>
            </w:tcBorders>
            <w:shd w:val="clear" w:color="auto" w:fill="auto"/>
            <w:noWrap/>
            <w:vAlign w:val="bottom"/>
            <w:hideMark/>
          </w:tcPr>
          <w:p w14:paraId="7F69CD6D" w14:textId="77777777" w:rsidR="00BA3EBF" w:rsidRPr="009F199A" w:rsidRDefault="00BA3EBF" w:rsidP="00774097">
            <w:pPr>
              <w:spacing w:after="0" w:line="276" w:lineRule="auto"/>
              <w:jc w:val="center"/>
              <w:rPr>
                <w:rFonts w:ascii="Times New Roman" w:eastAsia="Times New Roman" w:hAnsi="Times New Roman" w:cs="Times New Roman"/>
                <w:color w:val="000000"/>
                <w:sz w:val="24"/>
                <w:szCs w:val="24"/>
                <w:u w:val="single"/>
                <w:lang w:eastAsia="en-GB"/>
              </w:rPr>
            </w:pPr>
            <w:proofErr w:type="spellStart"/>
            <w:r w:rsidRPr="009F199A">
              <w:rPr>
                <w:rFonts w:ascii="Times New Roman" w:eastAsia="Times New Roman" w:hAnsi="Times New Roman" w:cs="Times New Roman"/>
                <w:color w:val="000000"/>
                <w:sz w:val="24"/>
                <w:szCs w:val="24"/>
                <w:u w:val="single"/>
                <w:lang w:eastAsia="en-GB"/>
              </w:rPr>
              <w:t>logFC</w:t>
            </w:r>
            <w:proofErr w:type="spellEnd"/>
          </w:p>
        </w:tc>
        <w:tc>
          <w:tcPr>
            <w:tcW w:w="2127" w:type="dxa"/>
            <w:tcBorders>
              <w:bottom w:val="single" w:sz="4" w:space="0" w:color="auto"/>
            </w:tcBorders>
            <w:shd w:val="clear" w:color="auto" w:fill="auto"/>
            <w:noWrap/>
            <w:vAlign w:val="bottom"/>
            <w:hideMark/>
          </w:tcPr>
          <w:p w14:paraId="18FADCBD" w14:textId="77777777" w:rsidR="00BA3EBF" w:rsidRPr="009F199A" w:rsidRDefault="00BA3EBF" w:rsidP="00774097">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p-value</w:t>
            </w:r>
          </w:p>
        </w:tc>
        <w:tc>
          <w:tcPr>
            <w:tcW w:w="1984" w:type="dxa"/>
            <w:tcBorders>
              <w:bottom w:val="single" w:sz="4" w:space="0" w:color="auto"/>
            </w:tcBorders>
            <w:shd w:val="clear" w:color="auto" w:fill="auto"/>
            <w:noWrap/>
            <w:vAlign w:val="bottom"/>
            <w:hideMark/>
          </w:tcPr>
          <w:p w14:paraId="6AF3082A" w14:textId="77777777" w:rsidR="00BA3EBF" w:rsidRPr="009F199A" w:rsidRDefault="00BA3EBF" w:rsidP="00774097">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Adjusted p-value</w:t>
            </w:r>
          </w:p>
        </w:tc>
      </w:tr>
      <w:tr w:rsidR="00BA3EBF" w:rsidRPr="009F199A" w14:paraId="0C4CCB14" w14:textId="77777777" w:rsidTr="00774097">
        <w:trPr>
          <w:trHeight w:val="290"/>
        </w:trPr>
        <w:tc>
          <w:tcPr>
            <w:tcW w:w="2405" w:type="dxa"/>
            <w:shd w:val="clear" w:color="auto" w:fill="auto"/>
            <w:noWrap/>
            <w:vAlign w:val="bottom"/>
            <w:hideMark/>
          </w:tcPr>
          <w:p w14:paraId="27531D36" w14:textId="77777777" w:rsidR="00BA3EBF" w:rsidRPr="009F199A" w:rsidRDefault="00BA3EBF" w:rsidP="00774097">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PLTP</w:t>
            </w:r>
          </w:p>
        </w:tc>
        <w:tc>
          <w:tcPr>
            <w:tcW w:w="2126" w:type="dxa"/>
            <w:shd w:val="clear" w:color="auto" w:fill="auto"/>
            <w:noWrap/>
            <w:vAlign w:val="bottom"/>
            <w:hideMark/>
          </w:tcPr>
          <w:p w14:paraId="3A9469E6"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-0.458</w:t>
            </w:r>
          </w:p>
        </w:tc>
        <w:tc>
          <w:tcPr>
            <w:tcW w:w="2127" w:type="dxa"/>
            <w:shd w:val="clear" w:color="auto" w:fill="auto"/>
            <w:noWrap/>
            <w:vAlign w:val="bottom"/>
            <w:hideMark/>
          </w:tcPr>
          <w:p w14:paraId="6AAF68C1"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0.000</w:t>
            </w:r>
          </w:p>
        </w:tc>
        <w:tc>
          <w:tcPr>
            <w:tcW w:w="1984" w:type="dxa"/>
            <w:shd w:val="clear" w:color="auto" w:fill="auto"/>
            <w:noWrap/>
            <w:vAlign w:val="bottom"/>
            <w:hideMark/>
          </w:tcPr>
          <w:p w14:paraId="6652A9E6"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BA3EBF" w:rsidRPr="009F199A" w14:paraId="307F8894" w14:textId="77777777" w:rsidTr="00774097">
        <w:trPr>
          <w:trHeight w:val="290"/>
        </w:trPr>
        <w:tc>
          <w:tcPr>
            <w:tcW w:w="2405" w:type="dxa"/>
            <w:shd w:val="clear" w:color="auto" w:fill="auto"/>
            <w:noWrap/>
            <w:vAlign w:val="bottom"/>
            <w:hideMark/>
          </w:tcPr>
          <w:p w14:paraId="79176EAB" w14:textId="77777777" w:rsidR="00BA3EBF" w:rsidRPr="009F199A" w:rsidRDefault="00BA3EBF" w:rsidP="00774097">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APOC4</w:t>
            </w:r>
          </w:p>
        </w:tc>
        <w:tc>
          <w:tcPr>
            <w:tcW w:w="2126" w:type="dxa"/>
            <w:shd w:val="clear" w:color="auto" w:fill="auto"/>
            <w:noWrap/>
            <w:vAlign w:val="bottom"/>
            <w:hideMark/>
          </w:tcPr>
          <w:p w14:paraId="12FD7D00"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0.624</w:t>
            </w:r>
          </w:p>
        </w:tc>
        <w:tc>
          <w:tcPr>
            <w:tcW w:w="2127" w:type="dxa"/>
            <w:shd w:val="clear" w:color="auto" w:fill="auto"/>
            <w:noWrap/>
            <w:vAlign w:val="bottom"/>
            <w:hideMark/>
          </w:tcPr>
          <w:p w14:paraId="21B12B9D"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0.001</w:t>
            </w:r>
          </w:p>
        </w:tc>
        <w:tc>
          <w:tcPr>
            <w:tcW w:w="1984" w:type="dxa"/>
            <w:shd w:val="clear" w:color="auto" w:fill="auto"/>
            <w:noWrap/>
            <w:vAlign w:val="bottom"/>
            <w:hideMark/>
          </w:tcPr>
          <w:p w14:paraId="24E2EBDF"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BA3EBF" w:rsidRPr="009F199A" w14:paraId="469F9BE1" w14:textId="77777777" w:rsidTr="00774097">
        <w:trPr>
          <w:trHeight w:val="290"/>
        </w:trPr>
        <w:tc>
          <w:tcPr>
            <w:tcW w:w="2405" w:type="dxa"/>
            <w:shd w:val="clear" w:color="auto" w:fill="auto"/>
            <w:noWrap/>
            <w:vAlign w:val="bottom"/>
            <w:hideMark/>
          </w:tcPr>
          <w:p w14:paraId="27A762F2" w14:textId="77777777" w:rsidR="00BA3EBF" w:rsidRPr="009F199A" w:rsidRDefault="00BA3EBF" w:rsidP="00774097">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APOD</w:t>
            </w:r>
          </w:p>
        </w:tc>
        <w:tc>
          <w:tcPr>
            <w:tcW w:w="2126" w:type="dxa"/>
            <w:shd w:val="clear" w:color="auto" w:fill="auto"/>
            <w:noWrap/>
            <w:vAlign w:val="bottom"/>
            <w:hideMark/>
          </w:tcPr>
          <w:p w14:paraId="5B8B94D6"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-0.292</w:t>
            </w:r>
          </w:p>
        </w:tc>
        <w:tc>
          <w:tcPr>
            <w:tcW w:w="2127" w:type="dxa"/>
            <w:shd w:val="clear" w:color="auto" w:fill="auto"/>
            <w:noWrap/>
            <w:vAlign w:val="bottom"/>
            <w:hideMark/>
          </w:tcPr>
          <w:p w14:paraId="14D9B50E"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7F038F5B"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BA3EBF" w:rsidRPr="009F199A" w14:paraId="35C16189" w14:textId="77777777" w:rsidTr="00774097">
        <w:trPr>
          <w:trHeight w:val="290"/>
        </w:trPr>
        <w:tc>
          <w:tcPr>
            <w:tcW w:w="2405" w:type="dxa"/>
            <w:shd w:val="clear" w:color="auto" w:fill="auto"/>
            <w:noWrap/>
            <w:vAlign w:val="bottom"/>
            <w:hideMark/>
          </w:tcPr>
          <w:p w14:paraId="742BF076" w14:textId="77777777" w:rsidR="00BA3EBF" w:rsidRPr="009F199A" w:rsidRDefault="00BA3EBF" w:rsidP="00774097">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54B4C405"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0.470</w:t>
            </w:r>
          </w:p>
        </w:tc>
        <w:tc>
          <w:tcPr>
            <w:tcW w:w="2127" w:type="dxa"/>
            <w:shd w:val="clear" w:color="auto" w:fill="auto"/>
            <w:noWrap/>
            <w:vAlign w:val="bottom"/>
            <w:hideMark/>
          </w:tcPr>
          <w:p w14:paraId="35D0D60C"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27B06938"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BA3EBF" w:rsidRPr="009F199A" w14:paraId="46638B93" w14:textId="77777777" w:rsidTr="00774097">
        <w:trPr>
          <w:trHeight w:val="290"/>
        </w:trPr>
        <w:tc>
          <w:tcPr>
            <w:tcW w:w="2405" w:type="dxa"/>
            <w:shd w:val="clear" w:color="auto" w:fill="auto"/>
            <w:noWrap/>
            <w:vAlign w:val="bottom"/>
            <w:hideMark/>
          </w:tcPr>
          <w:p w14:paraId="56C79697" w14:textId="77777777" w:rsidR="00BA3EBF" w:rsidRPr="009F199A" w:rsidRDefault="00BA3EBF" w:rsidP="00774097">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CFH</w:t>
            </w:r>
          </w:p>
        </w:tc>
        <w:tc>
          <w:tcPr>
            <w:tcW w:w="2126" w:type="dxa"/>
            <w:shd w:val="clear" w:color="auto" w:fill="auto"/>
            <w:noWrap/>
            <w:vAlign w:val="bottom"/>
            <w:hideMark/>
          </w:tcPr>
          <w:p w14:paraId="41E9062F"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0.214</w:t>
            </w:r>
          </w:p>
        </w:tc>
        <w:tc>
          <w:tcPr>
            <w:tcW w:w="2127" w:type="dxa"/>
            <w:shd w:val="clear" w:color="auto" w:fill="auto"/>
            <w:noWrap/>
            <w:vAlign w:val="bottom"/>
            <w:hideMark/>
          </w:tcPr>
          <w:p w14:paraId="239EFF0F"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0.003</w:t>
            </w:r>
          </w:p>
        </w:tc>
        <w:tc>
          <w:tcPr>
            <w:tcW w:w="1984" w:type="dxa"/>
            <w:shd w:val="clear" w:color="auto" w:fill="auto"/>
            <w:noWrap/>
            <w:vAlign w:val="bottom"/>
            <w:hideMark/>
          </w:tcPr>
          <w:p w14:paraId="25ABAEF4"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0.169</w:t>
            </w:r>
          </w:p>
        </w:tc>
      </w:tr>
      <w:tr w:rsidR="00BA3EBF" w:rsidRPr="009F199A" w14:paraId="7525C3E8" w14:textId="77777777" w:rsidTr="00774097">
        <w:trPr>
          <w:trHeight w:val="290"/>
        </w:trPr>
        <w:tc>
          <w:tcPr>
            <w:tcW w:w="2405" w:type="dxa"/>
            <w:shd w:val="clear" w:color="auto" w:fill="auto"/>
            <w:noWrap/>
            <w:vAlign w:val="bottom"/>
            <w:hideMark/>
          </w:tcPr>
          <w:p w14:paraId="73EE646F" w14:textId="77777777" w:rsidR="00BA3EBF" w:rsidRPr="009F199A" w:rsidRDefault="00BA3EBF" w:rsidP="00774097">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SERPIND1</w:t>
            </w:r>
          </w:p>
        </w:tc>
        <w:tc>
          <w:tcPr>
            <w:tcW w:w="2126" w:type="dxa"/>
            <w:shd w:val="clear" w:color="auto" w:fill="auto"/>
            <w:noWrap/>
            <w:vAlign w:val="bottom"/>
            <w:hideMark/>
          </w:tcPr>
          <w:p w14:paraId="1B8FF4F5"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0.198</w:t>
            </w:r>
          </w:p>
        </w:tc>
        <w:tc>
          <w:tcPr>
            <w:tcW w:w="2127" w:type="dxa"/>
            <w:shd w:val="clear" w:color="auto" w:fill="auto"/>
            <w:noWrap/>
            <w:vAlign w:val="bottom"/>
            <w:hideMark/>
          </w:tcPr>
          <w:p w14:paraId="7CB50D94"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0.004</w:t>
            </w:r>
          </w:p>
        </w:tc>
        <w:tc>
          <w:tcPr>
            <w:tcW w:w="1984" w:type="dxa"/>
            <w:shd w:val="clear" w:color="auto" w:fill="auto"/>
            <w:noWrap/>
            <w:vAlign w:val="bottom"/>
            <w:hideMark/>
          </w:tcPr>
          <w:p w14:paraId="48D6D7E8"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0.221</w:t>
            </w:r>
          </w:p>
        </w:tc>
      </w:tr>
      <w:tr w:rsidR="00BA3EBF" w:rsidRPr="009F199A" w14:paraId="77711D73" w14:textId="77777777" w:rsidTr="00774097">
        <w:trPr>
          <w:trHeight w:val="290"/>
        </w:trPr>
        <w:tc>
          <w:tcPr>
            <w:tcW w:w="2405" w:type="dxa"/>
            <w:shd w:val="clear" w:color="auto" w:fill="auto"/>
            <w:noWrap/>
            <w:vAlign w:val="bottom"/>
            <w:hideMark/>
          </w:tcPr>
          <w:p w14:paraId="44D99950" w14:textId="77777777" w:rsidR="00BA3EBF" w:rsidRPr="009F199A" w:rsidRDefault="00BA3EBF" w:rsidP="00774097">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HP</w:t>
            </w:r>
          </w:p>
        </w:tc>
        <w:tc>
          <w:tcPr>
            <w:tcW w:w="2126" w:type="dxa"/>
            <w:shd w:val="clear" w:color="auto" w:fill="auto"/>
            <w:noWrap/>
            <w:vAlign w:val="bottom"/>
            <w:hideMark/>
          </w:tcPr>
          <w:p w14:paraId="6ADB599E"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0.389</w:t>
            </w:r>
          </w:p>
        </w:tc>
        <w:tc>
          <w:tcPr>
            <w:tcW w:w="2127" w:type="dxa"/>
            <w:shd w:val="clear" w:color="auto" w:fill="auto"/>
            <w:noWrap/>
            <w:vAlign w:val="bottom"/>
            <w:hideMark/>
          </w:tcPr>
          <w:p w14:paraId="7C09EE24"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2401E313"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4E00E5A7" w14:textId="77777777" w:rsidTr="00774097">
        <w:trPr>
          <w:trHeight w:val="290"/>
        </w:trPr>
        <w:tc>
          <w:tcPr>
            <w:tcW w:w="2405" w:type="dxa"/>
            <w:shd w:val="clear" w:color="auto" w:fill="auto"/>
            <w:noWrap/>
            <w:vAlign w:val="bottom"/>
            <w:hideMark/>
          </w:tcPr>
          <w:p w14:paraId="4983C4E8" w14:textId="77777777" w:rsidR="00BA3EBF" w:rsidRPr="009F199A" w:rsidRDefault="00BA3EBF" w:rsidP="00774097">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BCHE</w:t>
            </w:r>
          </w:p>
        </w:tc>
        <w:tc>
          <w:tcPr>
            <w:tcW w:w="2126" w:type="dxa"/>
            <w:shd w:val="clear" w:color="auto" w:fill="auto"/>
            <w:noWrap/>
            <w:vAlign w:val="bottom"/>
            <w:hideMark/>
          </w:tcPr>
          <w:p w14:paraId="5F25C322"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0.283</w:t>
            </w:r>
          </w:p>
        </w:tc>
        <w:tc>
          <w:tcPr>
            <w:tcW w:w="2127" w:type="dxa"/>
            <w:shd w:val="clear" w:color="auto" w:fill="auto"/>
            <w:noWrap/>
            <w:vAlign w:val="bottom"/>
            <w:hideMark/>
          </w:tcPr>
          <w:p w14:paraId="46BBDACC"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2FC5B015"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3518A5A" w14:textId="77777777" w:rsidTr="00774097">
        <w:trPr>
          <w:trHeight w:val="290"/>
        </w:trPr>
        <w:tc>
          <w:tcPr>
            <w:tcW w:w="2405" w:type="dxa"/>
            <w:shd w:val="clear" w:color="auto" w:fill="auto"/>
            <w:noWrap/>
            <w:vAlign w:val="bottom"/>
            <w:hideMark/>
          </w:tcPr>
          <w:p w14:paraId="13771136" w14:textId="77777777" w:rsidR="00BA3EBF" w:rsidRPr="009F199A" w:rsidRDefault="00BA3EBF" w:rsidP="00774097">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F10</w:t>
            </w:r>
          </w:p>
        </w:tc>
        <w:tc>
          <w:tcPr>
            <w:tcW w:w="2126" w:type="dxa"/>
            <w:shd w:val="clear" w:color="auto" w:fill="auto"/>
            <w:noWrap/>
            <w:vAlign w:val="bottom"/>
            <w:hideMark/>
          </w:tcPr>
          <w:p w14:paraId="59DBFA6A"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0.271</w:t>
            </w:r>
          </w:p>
        </w:tc>
        <w:tc>
          <w:tcPr>
            <w:tcW w:w="2127" w:type="dxa"/>
            <w:shd w:val="clear" w:color="auto" w:fill="auto"/>
            <w:noWrap/>
            <w:vAlign w:val="bottom"/>
            <w:hideMark/>
          </w:tcPr>
          <w:p w14:paraId="67229E61"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0.011</w:t>
            </w:r>
          </w:p>
        </w:tc>
        <w:tc>
          <w:tcPr>
            <w:tcW w:w="1984" w:type="dxa"/>
            <w:shd w:val="clear" w:color="auto" w:fill="auto"/>
            <w:noWrap/>
            <w:vAlign w:val="bottom"/>
            <w:hideMark/>
          </w:tcPr>
          <w:p w14:paraId="3622E254"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2CE67FA8" w14:textId="77777777" w:rsidTr="00774097">
        <w:trPr>
          <w:trHeight w:val="290"/>
        </w:trPr>
        <w:tc>
          <w:tcPr>
            <w:tcW w:w="2405" w:type="dxa"/>
            <w:shd w:val="clear" w:color="auto" w:fill="auto"/>
            <w:noWrap/>
            <w:vAlign w:val="bottom"/>
            <w:hideMark/>
          </w:tcPr>
          <w:p w14:paraId="1A3596BC" w14:textId="77777777" w:rsidR="00BA3EBF" w:rsidRPr="009F199A" w:rsidRDefault="00BA3EBF" w:rsidP="00774097">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14E45D7A"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0.475</w:t>
            </w:r>
          </w:p>
        </w:tc>
        <w:tc>
          <w:tcPr>
            <w:tcW w:w="2127" w:type="dxa"/>
            <w:shd w:val="clear" w:color="auto" w:fill="auto"/>
            <w:noWrap/>
            <w:vAlign w:val="bottom"/>
            <w:hideMark/>
          </w:tcPr>
          <w:p w14:paraId="17E2C71F"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71FDB3C5"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32B36C1" w14:textId="77777777" w:rsidTr="00774097">
        <w:trPr>
          <w:trHeight w:val="290"/>
        </w:trPr>
        <w:tc>
          <w:tcPr>
            <w:tcW w:w="2405" w:type="dxa"/>
            <w:shd w:val="clear" w:color="auto" w:fill="auto"/>
            <w:noWrap/>
            <w:vAlign w:val="bottom"/>
            <w:hideMark/>
          </w:tcPr>
          <w:p w14:paraId="21BC29DF" w14:textId="77777777" w:rsidR="00BA3EBF" w:rsidRPr="009F199A" w:rsidRDefault="00BA3EBF" w:rsidP="00774097">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APOA1</w:t>
            </w:r>
          </w:p>
        </w:tc>
        <w:tc>
          <w:tcPr>
            <w:tcW w:w="2126" w:type="dxa"/>
            <w:shd w:val="clear" w:color="auto" w:fill="auto"/>
            <w:noWrap/>
            <w:vAlign w:val="bottom"/>
            <w:hideMark/>
          </w:tcPr>
          <w:p w14:paraId="4A9F21AF"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-0.301</w:t>
            </w:r>
          </w:p>
        </w:tc>
        <w:tc>
          <w:tcPr>
            <w:tcW w:w="2127" w:type="dxa"/>
            <w:shd w:val="clear" w:color="auto" w:fill="auto"/>
            <w:noWrap/>
            <w:vAlign w:val="bottom"/>
            <w:hideMark/>
          </w:tcPr>
          <w:p w14:paraId="55DC0FF6"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765D44F4"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449D5622" w14:textId="77777777" w:rsidTr="00774097">
        <w:trPr>
          <w:trHeight w:val="290"/>
        </w:trPr>
        <w:tc>
          <w:tcPr>
            <w:tcW w:w="2405" w:type="dxa"/>
            <w:shd w:val="clear" w:color="auto" w:fill="auto"/>
            <w:noWrap/>
            <w:vAlign w:val="bottom"/>
            <w:hideMark/>
          </w:tcPr>
          <w:p w14:paraId="5BE07C87" w14:textId="77777777" w:rsidR="00BA3EBF" w:rsidRPr="009F199A" w:rsidRDefault="00BA3EBF" w:rsidP="00774097">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APOF</w:t>
            </w:r>
          </w:p>
        </w:tc>
        <w:tc>
          <w:tcPr>
            <w:tcW w:w="2126" w:type="dxa"/>
            <w:shd w:val="clear" w:color="auto" w:fill="auto"/>
            <w:noWrap/>
            <w:vAlign w:val="bottom"/>
            <w:hideMark/>
          </w:tcPr>
          <w:p w14:paraId="4E162EF8"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-0.269</w:t>
            </w:r>
          </w:p>
        </w:tc>
        <w:tc>
          <w:tcPr>
            <w:tcW w:w="2127" w:type="dxa"/>
            <w:shd w:val="clear" w:color="auto" w:fill="auto"/>
            <w:noWrap/>
            <w:vAlign w:val="bottom"/>
            <w:hideMark/>
          </w:tcPr>
          <w:p w14:paraId="4414B776"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0.013</w:t>
            </w:r>
          </w:p>
        </w:tc>
        <w:tc>
          <w:tcPr>
            <w:tcW w:w="1984" w:type="dxa"/>
            <w:shd w:val="clear" w:color="auto" w:fill="auto"/>
            <w:noWrap/>
            <w:vAlign w:val="bottom"/>
            <w:hideMark/>
          </w:tcPr>
          <w:p w14:paraId="69CEFBC3"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667EE48C" w14:textId="77777777" w:rsidTr="00774097">
        <w:trPr>
          <w:trHeight w:val="290"/>
        </w:trPr>
        <w:tc>
          <w:tcPr>
            <w:tcW w:w="2405" w:type="dxa"/>
            <w:shd w:val="clear" w:color="auto" w:fill="auto"/>
            <w:noWrap/>
            <w:vAlign w:val="bottom"/>
            <w:hideMark/>
          </w:tcPr>
          <w:p w14:paraId="62FE3E93" w14:textId="77777777" w:rsidR="00BA3EBF" w:rsidRPr="009F199A" w:rsidRDefault="00BA3EBF" w:rsidP="00774097">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LRG1</w:t>
            </w:r>
          </w:p>
        </w:tc>
        <w:tc>
          <w:tcPr>
            <w:tcW w:w="2126" w:type="dxa"/>
            <w:shd w:val="clear" w:color="auto" w:fill="auto"/>
            <w:noWrap/>
            <w:vAlign w:val="bottom"/>
            <w:hideMark/>
          </w:tcPr>
          <w:p w14:paraId="4EB380A4"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-0.245</w:t>
            </w:r>
          </w:p>
        </w:tc>
        <w:tc>
          <w:tcPr>
            <w:tcW w:w="2127" w:type="dxa"/>
            <w:shd w:val="clear" w:color="auto" w:fill="auto"/>
            <w:noWrap/>
            <w:vAlign w:val="bottom"/>
            <w:hideMark/>
          </w:tcPr>
          <w:p w14:paraId="575AFB5A"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58699B7D"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58D4FE1" w14:textId="77777777" w:rsidTr="00774097">
        <w:trPr>
          <w:trHeight w:val="290"/>
        </w:trPr>
        <w:tc>
          <w:tcPr>
            <w:tcW w:w="2405" w:type="dxa"/>
            <w:shd w:val="clear" w:color="auto" w:fill="auto"/>
            <w:noWrap/>
            <w:vAlign w:val="bottom"/>
            <w:hideMark/>
          </w:tcPr>
          <w:p w14:paraId="2D12BC68" w14:textId="77777777" w:rsidR="00BA3EBF" w:rsidRPr="009F199A" w:rsidRDefault="00BA3EBF" w:rsidP="00774097">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VTN</w:t>
            </w:r>
          </w:p>
        </w:tc>
        <w:tc>
          <w:tcPr>
            <w:tcW w:w="2126" w:type="dxa"/>
            <w:shd w:val="clear" w:color="auto" w:fill="auto"/>
            <w:noWrap/>
            <w:vAlign w:val="bottom"/>
            <w:hideMark/>
          </w:tcPr>
          <w:p w14:paraId="42D2AAB0"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0.190</w:t>
            </w:r>
          </w:p>
        </w:tc>
        <w:tc>
          <w:tcPr>
            <w:tcW w:w="2127" w:type="dxa"/>
            <w:shd w:val="clear" w:color="auto" w:fill="auto"/>
            <w:noWrap/>
            <w:vAlign w:val="bottom"/>
            <w:hideMark/>
          </w:tcPr>
          <w:p w14:paraId="26EAF1AA"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1E45C46D"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3F715D64" w14:textId="77777777" w:rsidTr="00774097">
        <w:trPr>
          <w:trHeight w:val="290"/>
        </w:trPr>
        <w:tc>
          <w:tcPr>
            <w:tcW w:w="2405" w:type="dxa"/>
            <w:shd w:val="clear" w:color="auto" w:fill="auto"/>
            <w:noWrap/>
            <w:vAlign w:val="bottom"/>
            <w:hideMark/>
          </w:tcPr>
          <w:p w14:paraId="493E531D" w14:textId="77777777" w:rsidR="00BA3EBF" w:rsidRPr="009F199A" w:rsidRDefault="00BA3EBF" w:rsidP="00774097">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SHBG</w:t>
            </w:r>
          </w:p>
        </w:tc>
        <w:tc>
          <w:tcPr>
            <w:tcW w:w="2126" w:type="dxa"/>
            <w:shd w:val="clear" w:color="auto" w:fill="auto"/>
            <w:noWrap/>
            <w:vAlign w:val="bottom"/>
            <w:hideMark/>
          </w:tcPr>
          <w:p w14:paraId="77075A6C"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-0.522</w:t>
            </w:r>
          </w:p>
        </w:tc>
        <w:tc>
          <w:tcPr>
            <w:tcW w:w="2127" w:type="dxa"/>
            <w:shd w:val="clear" w:color="auto" w:fill="auto"/>
            <w:noWrap/>
            <w:vAlign w:val="bottom"/>
            <w:hideMark/>
          </w:tcPr>
          <w:p w14:paraId="7024C7BC"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0.021</w:t>
            </w:r>
          </w:p>
        </w:tc>
        <w:tc>
          <w:tcPr>
            <w:tcW w:w="1984" w:type="dxa"/>
            <w:shd w:val="clear" w:color="auto" w:fill="auto"/>
            <w:noWrap/>
            <w:vAlign w:val="bottom"/>
            <w:hideMark/>
          </w:tcPr>
          <w:p w14:paraId="4E0F63B8"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0.427</w:t>
            </w:r>
          </w:p>
        </w:tc>
      </w:tr>
      <w:tr w:rsidR="00BA3EBF" w:rsidRPr="009F199A" w14:paraId="3B3717B6" w14:textId="77777777" w:rsidTr="00774097">
        <w:trPr>
          <w:trHeight w:val="290"/>
        </w:trPr>
        <w:tc>
          <w:tcPr>
            <w:tcW w:w="2405" w:type="dxa"/>
            <w:shd w:val="clear" w:color="auto" w:fill="auto"/>
            <w:noWrap/>
            <w:vAlign w:val="bottom"/>
            <w:hideMark/>
          </w:tcPr>
          <w:p w14:paraId="7B188D1B" w14:textId="77777777" w:rsidR="00BA3EBF" w:rsidRPr="009F199A" w:rsidRDefault="00BA3EBF" w:rsidP="00774097">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NPHP3</w:t>
            </w:r>
          </w:p>
        </w:tc>
        <w:tc>
          <w:tcPr>
            <w:tcW w:w="2126" w:type="dxa"/>
            <w:shd w:val="clear" w:color="auto" w:fill="auto"/>
            <w:noWrap/>
            <w:vAlign w:val="bottom"/>
            <w:hideMark/>
          </w:tcPr>
          <w:p w14:paraId="77EA4575"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0.347</w:t>
            </w:r>
          </w:p>
        </w:tc>
        <w:tc>
          <w:tcPr>
            <w:tcW w:w="2127" w:type="dxa"/>
            <w:shd w:val="clear" w:color="auto" w:fill="auto"/>
            <w:noWrap/>
            <w:vAlign w:val="bottom"/>
            <w:hideMark/>
          </w:tcPr>
          <w:p w14:paraId="7177950F"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0.027</w:t>
            </w:r>
          </w:p>
        </w:tc>
        <w:tc>
          <w:tcPr>
            <w:tcW w:w="1984" w:type="dxa"/>
            <w:shd w:val="clear" w:color="auto" w:fill="auto"/>
            <w:noWrap/>
            <w:vAlign w:val="bottom"/>
            <w:hideMark/>
          </w:tcPr>
          <w:p w14:paraId="139E4E86"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0.501</w:t>
            </w:r>
          </w:p>
        </w:tc>
      </w:tr>
      <w:tr w:rsidR="00BA3EBF" w:rsidRPr="009F199A" w14:paraId="7E5DC614" w14:textId="77777777" w:rsidTr="00774097">
        <w:trPr>
          <w:trHeight w:val="290"/>
        </w:trPr>
        <w:tc>
          <w:tcPr>
            <w:tcW w:w="2405" w:type="dxa"/>
            <w:shd w:val="clear" w:color="auto" w:fill="auto"/>
            <w:noWrap/>
            <w:vAlign w:val="bottom"/>
            <w:hideMark/>
          </w:tcPr>
          <w:p w14:paraId="4B958153" w14:textId="77777777" w:rsidR="00BA3EBF" w:rsidRPr="009F199A" w:rsidRDefault="00BA3EBF" w:rsidP="00774097">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IL1RAP</w:t>
            </w:r>
          </w:p>
        </w:tc>
        <w:tc>
          <w:tcPr>
            <w:tcW w:w="2126" w:type="dxa"/>
            <w:shd w:val="clear" w:color="auto" w:fill="auto"/>
            <w:noWrap/>
            <w:vAlign w:val="bottom"/>
            <w:hideMark/>
          </w:tcPr>
          <w:p w14:paraId="418F2FAF"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-0.302</w:t>
            </w:r>
          </w:p>
        </w:tc>
        <w:tc>
          <w:tcPr>
            <w:tcW w:w="2127" w:type="dxa"/>
            <w:shd w:val="clear" w:color="auto" w:fill="auto"/>
            <w:noWrap/>
            <w:vAlign w:val="bottom"/>
            <w:hideMark/>
          </w:tcPr>
          <w:p w14:paraId="2D2520F2"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046DABA0"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BA3EBF" w:rsidRPr="009F199A" w14:paraId="3DF454AE" w14:textId="77777777" w:rsidTr="00774097">
        <w:trPr>
          <w:trHeight w:val="290"/>
        </w:trPr>
        <w:tc>
          <w:tcPr>
            <w:tcW w:w="2405" w:type="dxa"/>
            <w:shd w:val="clear" w:color="auto" w:fill="auto"/>
            <w:noWrap/>
            <w:vAlign w:val="bottom"/>
            <w:hideMark/>
          </w:tcPr>
          <w:p w14:paraId="6E84ECDE" w14:textId="77777777" w:rsidR="00BA3EBF" w:rsidRPr="009F199A" w:rsidRDefault="00BA3EBF" w:rsidP="00774097">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BTD</w:t>
            </w:r>
          </w:p>
        </w:tc>
        <w:tc>
          <w:tcPr>
            <w:tcW w:w="2126" w:type="dxa"/>
            <w:shd w:val="clear" w:color="auto" w:fill="auto"/>
            <w:noWrap/>
            <w:vAlign w:val="bottom"/>
            <w:hideMark/>
          </w:tcPr>
          <w:p w14:paraId="7C7FE75F"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0.186</w:t>
            </w:r>
          </w:p>
        </w:tc>
        <w:tc>
          <w:tcPr>
            <w:tcW w:w="2127" w:type="dxa"/>
            <w:shd w:val="clear" w:color="auto" w:fill="auto"/>
            <w:noWrap/>
            <w:vAlign w:val="bottom"/>
            <w:hideMark/>
          </w:tcPr>
          <w:p w14:paraId="51DC28EA"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061A6729"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BA3EBF" w:rsidRPr="009F199A" w14:paraId="57D35736" w14:textId="77777777" w:rsidTr="00774097">
        <w:trPr>
          <w:trHeight w:val="290"/>
        </w:trPr>
        <w:tc>
          <w:tcPr>
            <w:tcW w:w="2405" w:type="dxa"/>
            <w:shd w:val="clear" w:color="auto" w:fill="auto"/>
            <w:noWrap/>
            <w:vAlign w:val="bottom"/>
            <w:hideMark/>
          </w:tcPr>
          <w:p w14:paraId="6161674F" w14:textId="77777777" w:rsidR="00BA3EBF" w:rsidRPr="009F199A" w:rsidRDefault="00BA3EBF" w:rsidP="00774097">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C1QB</w:t>
            </w:r>
          </w:p>
        </w:tc>
        <w:tc>
          <w:tcPr>
            <w:tcW w:w="2126" w:type="dxa"/>
            <w:shd w:val="clear" w:color="auto" w:fill="auto"/>
            <w:noWrap/>
            <w:vAlign w:val="bottom"/>
            <w:hideMark/>
          </w:tcPr>
          <w:p w14:paraId="70C52234"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0.164</w:t>
            </w:r>
          </w:p>
        </w:tc>
        <w:tc>
          <w:tcPr>
            <w:tcW w:w="2127" w:type="dxa"/>
            <w:shd w:val="clear" w:color="auto" w:fill="auto"/>
            <w:noWrap/>
            <w:vAlign w:val="bottom"/>
            <w:hideMark/>
          </w:tcPr>
          <w:p w14:paraId="55BE234B"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0.038</w:t>
            </w:r>
          </w:p>
        </w:tc>
        <w:tc>
          <w:tcPr>
            <w:tcW w:w="1984" w:type="dxa"/>
            <w:shd w:val="clear" w:color="auto" w:fill="auto"/>
            <w:noWrap/>
            <w:vAlign w:val="bottom"/>
            <w:hideMark/>
          </w:tcPr>
          <w:p w14:paraId="7A5CDE91"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0.601</w:t>
            </w:r>
          </w:p>
        </w:tc>
      </w:tr>
      <w:tr w:rsidR="00BA3EBF" w:rsidRPr="009F199A" w14:paraId="72DCB8FB" w14:textId="77777777" w:rsidTr="00774097">
        <w:trPr>
          <w:trHeight w:val="290"/>
        </w:trPr>
        <w:tc>
          <w:tcPr>
            <w:tcW w:w="2405" w:type="dxa"/>
            <w:shd w:val="clear" w:color="auto" w:fill="auto"/>
            <w:noWrap/>
            <w:vAlign w:val="bottom"/>
            <w:hideMark/>
          </w:tcPr>
          <w:p w14:paraId="61C59A3E" w14:textId="77777777" w:rsidR="00BA3EBF" w:rsidRPr="009F199A" w:rsidRDefault="00BA3EBF" w:rsidP="00774097">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PCOLCE</w:t>
            </w:r>
          </w:p>
        </w:tc>
        <w:tc>
          <w:tcPr>
            <w:tcW w:w="2126" w:type="dxa"/>
            <w:shd w:val="clear" w:color="auto" w:fill="auto"/>
            <w:noWrap/>
            <w:vAlign w:val="bottom"/>
            <w:hideMark/>
          </w:tcPr>
          <w:p w14:paraId="74BB1E60"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0.170</w:t>
            </w:r>
          </w:p>
        </w:tc>
        <w:tc>
          <w:tcPr>
            <w:tcW w:w="2127" w:type="dxa"/>
            <w:shd w:val="clear" w:color="auto" w:fill="auto"/>
            <w:noWrap/>
            <w:vAlign w:val="bottom"/>
            <w:hideMark/>
          </w:tcPr>
          <w:p w14:paraId="4989519E"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0.041</w:t>
            </w:r>
          </w:p>
        </w:tc>
        <w:tc>
          <w:tcPr>
            <w:tcW w:w="1984" w:type="dxa"/>
            <w:shd w:val="clear" w:color="auto" w:fill="auto"/>
            <w:noWrap/>
            <w:vAlign w:val="bottom"/>
            <w:hideMark/>
          </w:tcPr>
          <w:p w14:paraId="340D0745"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BA3EBF" w:rsidRPr="009F199A" w14:paraId="691C69A3" w14:textId="77777777" w:rsidTr="00774097">
        <w:trPr>
          <w:trHeight w:val="290"/>
        </w:trPr>
        <w:tc>
          <w:tcPr>
            <w:tcW w:w="2405" w:type="dxa"/>
            <w:shd w:val="clear" w:color="auto" w:fill="auto"/>
            <w:noWrap/>
            <w:vAlign w:val="bottom"/>
            <w:hideMark/>
          </w:tcPr>
          <w:p w14:paraId="18B16A00" w14:textId="77777777" w:rsidR="00BA3EBF" w:rsidRPr="009F199A" w:rsidRDefault="00BA3EBF" w:rsidP="00774097">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C4A</w:t>
            </w:r>
          </w:p>
        </w:tc>
        <w:tc>
          <w:tcPr>
            <w:tcW w:w="2126" w:type="dxa"/>
            <w:shd w:val="clear" w:color="auto" w:fill="auto"/>
            <w:noWrap/>
            <w:vAlign w:val="bottom"/>
            <w:hideMark/>
          </w:tcPr>
          <w:p w14:paraId="693C3C5E"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-0.402</w:t>
            </w:r>
          </w:p>
        </w:tc>
        <w:tc>
          <w:tcPr>
            <w:tcW w:w="2127" w:type="dxa"/>
            <w:shd w:val="clear" w:color="auto" w:fill="auto"/>
            <w:noWrap/>
            <w:vAlign w:val="bottom"/>
            <w:hideMark/>
          </w:tcPr>
          <w:p w14:paraId="46E4CF18"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0.042</w:t>
            </w:r>
          </w:p>
        </w:tc>
        <w:tc>
          <w:tcPr>
            <w:tcW w:w="1984" w:type="dxa"/>
            <w:shd w:val="clear" w:color="auto" w:fill="auto"/>
            <w:noWrap/>
            <w:vAlign w:val="bottom"/>
            <w:hideMark/>
          </w:tcPr>
          <w:p w14:paraId="52E9A99A"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BA3EBF" w:rsidRPr="009F199A" w14:paraId="0C4663DA" w14:textId="77777777" w:rsidTr="00774097">
        <w:trPr>
          <w:trHeight w:val="290"/>
        </w:trPr>
        <w:tc>
          <w:tcPr>
            <w:tcW w:w="2405" w:type="dxa"/>
            <w:shd w:val="clear" w:color="auto" w:fill="auto"/>
            <w:noWrap/>
            <w:vAlign w:val="bottom"/>
            <w:hideMark/>
          </w:tcPr>
          <w:p w14:paraId="020D7340" w14:textId="77777777" w:rsidR="00BA3EBF" w:rsidRPr="009F199A" w:rsidRDefault="00BA3EBF" w:rsidP="00774097">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LPA</w:t>
            </w:r>
          </w:p>
        </w:tc>
        <w:tc>
          <w:tcPr>
            <w:tcW w:w="2126" w:type="dxa"/>
            <w:shd w:val="clear" w:color="auto" w:fill="auto"/>
            <w:noWrap/>
            <w:vAlign w:val="bottom"/>
            <w:hideMark/>
          </w:tcPr>
          <w:p w14:paraId="590B1A57"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-1.074</w:t>
            </w:r>
          </w:p>
        </w:tc>
        <w:tc>
          <w:tcPr>
            <w:tcW w:w="2127" w:type="dxa"/>
            <w:shd w:val="clear" w:color="auto" w:fill="auto"/>
            <w:noWrap/>
            <w:vAlign w:val="bottom"/>
            <w:hideMark/>
          </w:tcPr>
          <w:p w14:paraId="19FE6F60"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0.049</w:t>
            </w:r>
          </w:p>
        </w:tc>
        <w:tc>
          <w:tcPr>
            <w:tcW w:w="1984" w:type="dxa"/>
            <w:shd w:val="clear" w:color="auto" w:fill="auto"/>
            <w:noWrap/>
            <w:vAlign w:val="bottom"/>
            <w:hideMark/>
          </w:tcPr>
          <w:p w14:paraId="51037257"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r w:rsidR="00BA3EBF" w:rsidRPr="009F199A" w14:paraId="003D8493" w14:textId="77777777" w:rsidTr="00774097">
        <w:trPr>
          <w:trHeight w:val="290"/>
        </w:trPr>
        <w:tc>
          <w:tcPr>
            <w:tcW w:w="2405" w:type="dxa"/>
            <w:shd w:val="clear" w:color="auto" w:fill="auto"/>
            <w:noWrap/>
            <w:vAlign w:val="bottom"/>
            <w:hideMark/>
          </w:tcPr>
          <w:p w14:paraId="0371596C" w14:textId="77777777" w:rsidR="00BA3EBF" w:rsidRPr="009F199A" w:rsidRDefault="00BA3EBF" w:rsidP="00774097">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GSN</w:t>
            </w:r>
          </w:p>
        </w:tc>
        <w:tc>
          <w:tcPr>
            <w:tcW w:w="2126" w:type="dxa"/>
            <w:shd w:val="clear" w:color="auto" w:fill="auto"/>
            <w:noWrap/>
            <w:vAlign w:val="bottom"/>
            <w:hideMark/>
          </w:tcPr>
          <w:p w14:paraId="2E8032B1"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-0.166</w:t>
            </w:r>
          </w:p>
        </w:tc>
        <w:tc>
          <w:tcPr>
            <w:tcW w:w="2127" w:type="dxa"/>
            <w:shd w:val="clear" w:color="auto" w:fill="auto"/>
            <w:noWrap/>
            <w:vAlign w:val="bottom"/>
            <w:hideMark/>
          </w:tcPr>
          <w:p w14:paraId="07257B75"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0.050</w:t>
            </w:r>
          </w:p>
        </w:tc>
        <w:tc>
          <w:tcPr>
            <w:tcW w:w="1984" w:type="dxa"/>
            <w:shd w:val="clear" w:color="auto" w:fill="auto"/>
            <w:noWrap/>
            <w:vAlign w:val="bottom"/>
            <w:hideMark/>
          </w:tcPr>
          <w:p w14:paraId="43FDF219" w14:textId="77777777" w:rsidR="00BA3EBF" w:rsidRPr="009F199A" w:rsidRDefault="00BA3EBF" w:rsidP="00774097">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bl>
    <w:p w14:paraId="5313A68F" w14:textId="77777777" w:rsidR="00BA3EBF" w:rsidRDefault="00BA3EBF" w:rsidP="00BA3EBF">
      <w:pPr>
        <w:rPr>
          <w:rFonts w:ascii="Times New Roman" w:hAnsi="Times New Roman" w:cs="Times New Roman"/>
          <w:sz w:val="24"/>
          <w:szCs w:val="24"/>
        </w:rPr>
      </w:pPr>
      <w:r>
        <w:rPr>
          <w:rFonts w:ascii="Times New Roman" w:hAnsi="Times New Roman" w:cs="Times New Roman"/>
          <w:sz w:val="24"/>
          <w:szCs w:val="24"/>
        </w:rPr>
        <w:t xml:space="preserve">For all proteins, the associated HGNC identifier, </w:t>
      </w:r>
      <w:proofErr w:type="spellStart"/>
      <w:r>
        <w:rPr>
          <w:rFonts w:ascii="Times New Roman" w:hAnsi="Times New Roman" w:cs="Times New Roman"/>
          <w:sz w:val="24"/>
          <w:szCs w:val="24"/>
        </w:rPr>
        <w:t>logFC</w:t>
      </w:r>
      <w:proofErr w:type="spellEnd"/>
      <w:r>
        <w:rPr>
          <w:rFonts w:ascii="Times New Roman" w:hAnsi="Times New Roman" w:cs="Times New Roman"/>
          <w:sz w:val="24"/>
          <w:szCs w:val="24"/>
        </w:rPr>
        <w:t>, p-value and adjusted p-value are given.</w:t>
      </w:r>
    </w:p>
    <w:p w14:paraId="33E9ADC5" w14:textId="77777777" w:rsidR="00BA3EBF" w:rsidRDefault="00BA3EBF" w:rsidP="00BA3EBF">
      <w:pPr>
        <w:spacing w:after="0"/>
        <w:rPr>
          <w:rFonts w:ascii="Times New Roman" w:hAnsi="Times New Roman" w:cs="Times New Roman"/>
          <w:sz w:val="24"/>
          <w:szCs w:val="24"/>
        </w:rPr>
      </w:pPr>
    </w:p>
    <w:p w14:paraId="26BC1D0F" w14:textId="23065D6C" w:rsidR="00BA3EBF" w:rsidRDefault="00BA3EBF" w:rsidP="00BA3EBF">
      <w:pPr>
        <w:jc w:val="both"/>
      </w:pPr>
    </w:p>
    <w:p w14:paraId="463AC64F" w14:textId="57D6A8E1" w:rsidR="00EC311A" w:rsidRDefault="00EC311A" w:rsidP="00BA3EBF">
      <w:pPr>
        <w:jc w:val="both"/>
      </w:pPr>
    </w:p>
    <w:p w14:paraId="611993F5" w14:textId="49495C48" w:rsidR="00EC311A" w:rsidRDefault="00EC311A" w:rsidP="00BA3EBF">
      <w:pPr>
        <w:jc w:val="both"/>
      </w:pPr>
    </w:p>
    <w:p w14:paraId="1E6623DB" w14:textId="37D6C951" w:rsidR="00EC311A" w:rsidRDefault="00EC311A" w:rsidP="00BA3EBF">
      <w:pPr>
        <w:jc w:val="both"/>
      </w:pPr>
    </w:p>
    <w:p w14:paraId="45F5E7AA" w14:textId="60F92EF2" w:rsidR="00EC311A" w:rsidRDefault="00EC311A" w:rsidP="00BA3EBF">
      <w:pPr>
        <w:jc w:val="both"/>
      </w:pPr>
    </w:p>
    <w:p w14:paraId="528ADC4B" w14:textId="7460DD7B" w:rsidR="00EC311A" w:rsidRDefault="00EC311A" w:rsidP="00BA3EBF">
      <w:pPr>
        <w:jc w:val="both"/>
      </w:pPr>
    </w:p>
    <w:p w14:paraId="431DBE55" w14:textId="71C93986" w:rsidR="00EC311A" w:rsidRDefault="00EC311A" w:rsidP="00BA3EBF">
      <w:pPr>
        <w:jc w:val="both"/>
      </w:pPr>
    </w:p>
    <w:p w14:paraId="4FB0AD2F" w14:textId="1073BF5C" w:rsidR="00EC311A" w:rsidRDefault="00EC311A" w:rsidP="00BA3EBF">
      <w:pPr>
        <w:jc w:val="both"/>
      </w:pPr>
    </w:p>
    <w:p w14:paraId="4380D7F5" w14:textId="77777777" w:rsidR="00EC311A" w:rsidRPr="0007661B" w:rsidRDefault="00EC311A" w:rsidP="00BA3EBF">
      <w:pPr>
        <w:jc w:val="both"/>
      </w:pPr>
    </w:p>
    <w:p w14:paraId="1874A471" w14:textId="57D31039" w:rsidR="00BA3EBF" w:rsidRPr="00EC311A" w:rsidRDefault="00BA3EBF" w:rsidP="00BA3EBF">
      <w:pPr>
        <w:pStyle w:val="Heading2"/>
        <w:tabs>
          <w:tab w:val="left" w:pos="7371"/>
        </w:tabs>
        <w:rPr>
          <w:sz w:val="32"/>
          <w:szCs w:val="32"/>
        </w:rPr>
      </w:pPr>
      <w:bookmarkStart w:id="104" w:name="_Toc44088875"/>
      <w:r w:rsidRPr="00EC311A">
        <w:rPr>
          <w:sz w:val="32"/>
          <w:szCs w:val="32"/>
        </w:rPr>
        <w:lastRenderedPageBreak/>
        <w:t>Add-on page: Description of work by student</w:t>
      </w:r>
      <w:r w:rsidR="00EC311A" w:rsidRPr="00EC311A">
        <w:rPr>
          <w:sz w:val="32"/>
          <w:szCs w:val="32"/>
        </w:rPr>
        <w:t xml:space="preserve"> </w:t>
      </w:r>
      <w:r w:rsidRPr="00EC311A">
        <w:rPr>
          <w:sz w:val="32"/>
          <w:szCs w:val="32"/>
        </w:rPr>
        <w:t>Bachelor BMS</w:t>
      </w:r>
      <w:bookmarkEnd w:id="104"/>
    </w:p>
    <w:p w14:paraId="4DD53B9F" w14:textId="77777777" w:rsidR="00BA3EBF" w:rsidRPr="00EC311A" w:rsidRDefault="00BA3EBF" w:rsidP="00BA3EBF">
      <w:pPr>
        <w:tabs>
          <w:tab w:val="left" w:pos="2070"/>
        </w:tabs>
        <w:spacing w:after="240"/>
        <w:rPr>
          <w:rFonts w:ascii="Times New Roman" w:eastAsia="Times" w:hAnsi="Times New Roman" w:cs="Times New Roman"/>
          <w:b/>
          <w:bCs/>
          <w:color w:val="FF0000"/>
          <w:lang w:val="en-US"/>
        </w:rPr>
      </w:pPr>
      <w:r w:rsidRPr="00EC311A">
        <w:rPr>
          <w:rFonts w:ascii="Times New Roman" w:eastAsia="Times" w:hAnsi="Times New Roman" w:cs="Times New Roman"/>
          <w:b/>
          <w:bCs/>
          <w:color w:val="FF0000"/>
          <w:lang w:val="en-US"/>
        </w:rPr>
        <w:t>This add-on page to the Bachelor thesis BMS provides details on the role of the student in the experiments, data collection, and analyses described in the thesis.</w:t>
      </w:r>
    </w:p>
    <w:p w14:paraId="085D21E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eastAsia="Times New Roman" w:hAnsi="Times New Roman" w:cs="Times New Roman"/>
          <w:b/>
          <w:lang w:val="en-US"/>
        </w:rPr>
      </w:pPr>
      <w:r w:rsidRPr="00EC311A">
        <w:rPr>
          <w:rFonts w:ascii="Times New Roman" w:hAnsi="Times New Roman" w:cs="Times New Roman"/>
          <w:b/>
          <w:lang w:val="en-US"/>
        </w:rPr>
        <w:t>Experiments and measurements</w:t>
      </w:r>
    </w:p>
    <w:p w14:paraId="77EB286F"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lang w:val="en-US"/>
        </w:rPr>
      </w:pPr>
      <w:r w:rsidRPr="00EC311A">
        <w:rPr>
          <w:rFonts w:ascii="Times New Roman" w:hAnsi="Times New Roman" w:cs="Times New Roman"/>
          <w:lang w:val="en-US"/>
        </w:rPr>
        <w:t>/</w:t>
      </w:r>
    </w:p>
    <w:p w14:paraId="137B1207"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which wet-lab experiments, clinical measurements, or other experiments and/or measurements were conducted by the student]</w:t>
      </w:r>
    </w:p>
    <w:p w14:paraId="736F5900"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11B659A0"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i/>
          <w:lang w:val="en-US"/>
        </w:rPr>
      </w:pPr>
      <w:r w:rsidRPr="00EC311A">
        <w:rPr>
          <w:rFonts w:ascii="Times New Roman" w:hAnsi="Times New Roman" w:cs="Times New Roman"/>
          <w:b/>
          <w:lang w:val="en-US"/>
        </w:rPr>
        <w:t>Provenance of data</w:t>
      </w:r>
    </w:p>
    <w:p w14:paraId="1B99161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r w:rsidRPr="00EC311A">
        <w:rPr>
          <w:rFonts w:ascii="Times New Roman" w:hAnsi="Times New Roman" w:cs="Times New Roman"/>
          <w:lang w:val="en-US"/>
        </w:rPr>
        <w:t xml:space="preserve">The data used for analysis were obtained from the integrative Human Microbiome Project’s study on type 2 diabetes. </w:t>
      </w:r>
    </w:p>
    <w:p w14:paraId="5AF0FDFE"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p>
    <w:p w14:paraId="6A4CD55C"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for all data(sets) described in the results, whether it was generated by the student, generated by others during the project (e.g. project members, staff, other students), previously generated or existing in the lab, or taken from public resources]</w:t>
      </w:r>
    </w:p>
    <w:p w14:paraId="20A20D54"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03E6205E"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t>Data analysis and interpretation</w:t>
      </w:r>
    </w:p>
    <w:p w14:paraId="2E746940"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rPr>
      </w:pPr>
      <w:r w:rsidRPr="00EC311A">
        <w:rPr>
          <w:rFonts w:ascii="Times New Roman" w:hAnsi="Times New Roman" w:cs="Times New Roman"/>
          <w:lang w:val="en-US"/>
        </w:rPr>
        <w:t xml:space="preserve">All analyses of the data were performed by Sabrina. For the metagenomic data, this included a </w:t>
      </w:r>
      <w:proofErr w:type="spellStart"/>
      <w:r w:rsidRPr="00EC311A">
        <w:rPr>
          <w:rFonts w:ascii="Times New Roman" w:hAnsi="Times New Roman" w:cs="Times New Roman"/>
          <w:lang w:val="en-US"/>
        </w:rPr>
        <w:t>PCoA</w:t>
      </w:r>
      <w:proofErr w:type="spellEnd"/>
      <w:r w:rsidRPr="00EC311A">
        <w:rPr>
          <w:rFonts w:ascii="Times New Roman" w:hAnsi="Times New Roman" w:cs="Times New Roman"/>
          <w:lang w:val="en-US"/>
        </w:rPr>
        <w:t>, PERMANOVA, multivariate analysis of the homogeneity of group dispersions and identification of changes in mean phyla abundances. An adjusted R script of a Bioconductor tutorial (</w:t>
      </w:r>
      <w:hyperlink r:id="rId22" w:anchor="graph-based_analyses" w:history="1">
        <w:r w:rsidRPr="00EC311A">
          <w:rPr>
            <w:rStyle w:val="Hyperlink"/>
            <w:rFonts w:ascii="Times New Roman" w:hAnsi="Times New Roman" w:cs="Times New Roman"/>
          </w:rPr>
          <w:t>https://www.bioconductor.org/help/course-materials/2017/BioC2017/Day1/Workshops/Microbiome/MicrobiomeWorkflowII.html#graph-based_analyses</w:t>
        </w:r>
      </w:hyperlink>
      <w:r w:rsidRPr="00EC311A">
        <w:rPr>
          <w:rFonts w:ascii="Times New Roman" w:hAnsi="Times New Roman" w:cs="Times New Roman"/>
        </w:rPr>
        <w:t xml:space="preserve">) from another intern of Susan </w:t>
      </w:r>
      <w:proofErr w:type="spellStart"/>
      <w:r w:rsidRPr="00EC311A">
        <w:rPr>
          <w:rFonts w:ascii="Times New Roman" w:hAnsi="Times New Roman" w:cs="Times New Roman"/>
        </w:rPr>
        <w:t>Coort</w:t>
      </w:r>
      <w:proofErr w:type="spellEnd"/>
      <w:r w:rsidRPr="00EC311A">
        <w:rPr>
          <w:rFonts w:ascii="Times New Roman" w:hAnsi="Times New Roman" w:cs="Times New Roman"/>
        </w:rPr>
        <w:t xml:space="preserve">, Anna </w:t>
      </w:r>
      <w:proofErr w:type="spellStart"/>
      <w:r w:rsidRPr="00EC311A">
        <w:rPr>
          <w:rFonts w:ascii="Times New Roman" w:hAnsi="Times New Roman" w:cs="Times New Roman"/>
        </w:rPr>
        <w:t>Ritzen</w:t>
      </w:r>
      <w:proofErr w:type="spellEnd"/>
      <w:r w:rsidRPr="00EC311A">
        <w:rPr>
          <w:rFonts w:ascii="Times New Roman" w:hAnsi="Times New Roman" w:cs="Times New Roman"/>
        </w:rPr>
        <w:t xml:space="preserve">, was </w:t>
      </w:r>
      <w:r w:rsidRPr="00EC311A">
        <w:rPr>
          <w:rFonts w:ascii="Times New Roman" w:hAnsi="Times New Roman" w:cs="Times New Roman"/>
        </w:rPr>
        <w:softHyphen/>
        <w:t xml:space="preserve">followed to complete these analyses. Moreover, interpretation of the results was discussed with a PhD student of John Penders, David Barnett, in order to better understand the analyses. </w:t>
      </w:r>
    </w:p>
    <w:p w14:paraId="42F69172"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lang w:val="en-US"/>
        </w:rPr>
      </w:pPr>
      <w:r w:rsidRPr="00EC311A">
        <w:rPr>
          <w:rFonts w:ascii="Times New Roman" w:hAnsi="Times New Roman" w:cs="Times New Roman"/>
          <w:lang w:val="en-US"/>
        </w:rPr>
        <w:t>For the metabolomic and proteomic data, Sabrina performed the differential analyses for both datasets and used the output for pathway analysis as well as network analysis. Finally, integrative analysis of the metagenomic and metabolomic data using sparse CCA was also done by Sabrina.</w:t>
      </w:r>
    </w:p>
    <w:p w14:paraId="08368A0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p>
    <w:p w14:paraId="2F5ABAB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which data analyses and interpretations were conducted by the student for the data(sets) described in the previous box]</w:t>
      </w:r>
    </w:p>
    <w:p w14:paraId="46B9B57A"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5D73EF99"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t>Integration with other analytical results</w:t>
      </w:r>
    </w:p>
    <w:p w14:paraId="43BB9819"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r w:rsidRPr="00EC311A">
        <w:rPr>
          <w:rFonts w:ascii="Times New Roman" w:hAnsi="Times New Roman" w:cs="Times New Roman"/>
          <w:lang w:val="en-US"/>
        </w:rPr>
        <w:t>/</w:t>
      </w:r>
    </w:p>
    <w:p w14:paraId="0EC6D6EB"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which other analytical results were integrated with those of the analysis performed by the student, if any]</w:t>
      </w:r>
    </w:p>
    <w:p w14:paraId="7D2FB50F"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001A3D"/>
          <w:lang w:val="en-US"/>
        </w:rPr>
      </w:pPr>
    </w:p>
    <w:p w14:paraId="2A41E96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p>
    <w:p w14:paraId="3DA4C082" w14:textId="77777777" w:rsidR="00BA3EBF" w:rsidRPr="00EC311A" w:rsidRDefault="00BA3EBF" w:rsidP="00BA3EBF">
      <w:pPr>
        <w:pStyle w:val="Footer"/>
        <w:tabs>
          <w:tab w:val="left" w:pos="720"/>
        </w:tabs>
        <w:spacing w:line="300" w:lineRule="exact"/>
        <w:rPr>
          <w:rFonts w:ascii="Times New Roman" w:hAnsi="Times New Roman" w:cs="Times New Roman"/>
          <w:lang w:val="en-US"/>
        </w:rPr>
      </w:pPr>
    </w:p>
    <w:p w14:paraId="747A00C2"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t>Remarks</w:t>
      </w:r>
    </w:p>
    <w:p w14:paraId="077C01E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i/>
          <w:lang w:val="en-US"/>
        </w:rPr>
      </w:pPr>
      <w:r w:rsidRPr="00EC311A">
        <w:rPr>
          <w:rFonts w:ascii="Times New Roman" w:hAnsi="Times New Roman" w:cs="Times New Roman"/>
          <w:i/>
          <w:lang w:val="en-US"/>
        </w:rPr>
        <w:t>/</w:t>
      </w:r>
    </w:p>
    <w:p w14:paraId="3B618BE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[Room for any further remarks]</w:t>
      </w:r>
    </w:p>
    <w:p w14:paraId="01334354" w14:textId="3B2000A0" w:rsidR="00BA3EBF" w:rsidRPr="00BB1E5B" w:rsidRDefault="00BA3EBF" w:rsidP="00BA3EBF">
      <w:pPr>
        <w:pStyle w:val="EndNoteBibliography"/>
        <w:spacing w:after="0"/>
      </w:pPr>
    </w:p>
    <w:sectPr w:rsidR="00BA3EBF" w:rsidRPr="00BB1E5B">
      <w:footerReference w:type="default" r:id="rId2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abrina De Oliveira" w:date="2020-06-26T18:28:00Z" w:initials="SDO">
    <w:p w14:paraId="5566AE70" w14:textId="2CA51269" w:rsidR="00830427" w:rsidRDefault="00830427">
      <w:pPr>
        <w:pStyle w:val="CommentText"/>
      </w:pPr>
      <w:r>
        <w:rPr>
          <w:rStyle w:val="CommentReference"/>
        </w:rPr>
        <w:annotationRef/>
      </w:r>
      <w:r>
        <w:t>Is this correct?</w:t>
      </w:r>
    </w:p>
  </w:comment>
  <w:comment w:id="1" w:author="Susan Steinbusch-Coort" w:date="2020-06-29T14:01:00Z" w:initials="SS">
    <w:p w14:paraId="06060AFA" w14:textId="617BDB44" w:rsidR="00830427" w:rsidRDefault="00830427">
      <w:pPr>
        <w:pStyle w:val="CommentText"/>
      </w:pPr>
      <w:r>
        <w:rPr>
          <w:rStyle w:val="CommentReference"/>
        </w:rPr>
        <w:annotationRef/>
      </w:r>
      <w:r>
        <w:t xml:space="preserve">We are assistant professors not full professors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8" w:author="Susan Steinbusch-Coort" w:date="2020-06-29T14:06:00Z" w:initials="SS">
    <w:p w14:paraId="56912E4D" w14:textId="47D87796" w:rsidR="00830427" w:rsidRDefault="00830427">
      <w:pPr>
        <w:pStyle w:val="CommentText"/>
      </w:pPr>
      <w:r>
        <w:rPr>
          <w:rStyle w:val="CommentReference"/>
        </w:rPr>
        <w:annotationRef/>
      </w:r>
      <w:r>
        <w:t xml:space="preserve">We measure this with different omics techniques. </w:t>
      </w:r>
    </w:p>
  </w:comment>
  <w:comment w:id="12" w:author="Susan Steinbusch-Coort" w:date="2020-06-29T14:09:00Z" w:initials="SS">
    <w:p w14:paraId="5670A00A" w14:textId="2C513419" w:rsidR="00830427" w:rsidRDefault="00830427">
      <w:pPr>
        <w:pStyle w:val="CommentText"/>
      </w:pPr>
      <w:r>
        <w:rPr>
          <w:rStyle w:val="CommentReference"/>
        </w:rPr>
        <w:annotationRef/>
      </w:r>
      <w:r>
        <w:t xml:space="preserve">What do you mean with this? </w:t>
      </w:r>
    </w:p>
  </w:comment>
  <w:comment w:id="14" w:author="Sabrina De Oliveira" w:date="2020-06-21T11:29:00Z" w:initials="SDO">
    <w:p w14:paraId="725B1ECD" w14:textId="48235D8C" w:rsidR="00830427" w:rsidRDefault="00830427">
      <w:pPr>
        <w:pStyle w:val="CommentText"/>
      </w:pPr>
      <w:r>
        <w:rPr>
          <w:rStyle w:val="CommentReference"/>
        </w:rPr>
        <w:annotationRef/>
      </w:r>
      <w:r>
        <w:t>Maybe include link between insulin resistance and inflammation (adipose tissue macrophages)</w:t>
      </w:r>
    </w:p>
  </w:comment>
  <w:comment w:id="15" w:author="Sabrina De Oliveira" w:date="2020-06-21T15:24:00Z" w:initials="SDO">
    <w:p w14:paraId="6E77247E" w14:textId="4285B92F" w:rsidR="00830427" w:rsidRDefault="00830427">
      <w:pPr>
        <w:pStyle w:val="CommentText"/>
      </w:pPr>
      <w:r>
        <w:rPr>
          <w:rStyle w:val="CommentReference"/>
        </w:rPr>
        <w:annotationRef/>
      </w:r>
      <w:r>
        <w:t>Maybe mention (Randle cycle or) metabolic flexibility</w:t>
      </w:r>
    </w:p>
  </w:comment>
  <w:comment w:id="16" w:author="Sabrina De Oliveira" w:date="2020-06-21T15:44:00Z" w:initials="SDO">
    <w:p w14:paraId="7913A112" w14:textId="68BF2A4E" w:rsidR="00830427" w:rsidRDefault="00830427">
      <w:pPr>
        <w:pStyle w:val="CommentText"/>
      </w:pPr>
      <w:r>
        <w:rPr>
          <w:rStyle w:val="CommentReference"/>
        </w:rPr>
        <w:annotationRef/>
      </w:r>
      <w:hyperlink r:id="rId1" w:history="1">
        <w:r>
          <w:rPr>
            <w:rStyle w:val="Hyperlink"/>
          </w:rPr>
          <w:t>https://www-cambridge-org.ezproxy.ub.unimaas.nl/core/services/aop-cambridge-core/content/view/6649F3D8E24414FD6997DBFEAE8A090E/S0029665104000497a.pdf/div-class-title-metabolic-flexibility-div.pdf</w:t>
        </w:r>
      </w:hyperlink>
    </w:p>
    <w:p w14:paraId="08C6CEA7" w14:textId="77777777" w:rsidR="00830427" w:rsidRDefault="00830427">
      <w:pPr>
        <w:pStyle w:val="CommentText"/>
      </w:pPr>
    </w:p>
    <w:p w14:paraId="673B8DA6" w14:textId="19F86173" w:rsidR="00830427" w:rsidRDefault="00B9303D">
      <w:pPr>
        <w:pStyle w:val="CommentText"/>
      </w:pPr>
      <w:hyperlink r:id="rId2" w:history="1">
        <w:r w:rsidR="00830427">
          <w:rPr>
            <w:rStyle w:val="Hyperlink"/>
          </w:rPr>
          <w:t>https://www.cell.com/cell-metabolism/pdf/S1550-4131(17)30220-6.pdf</w:t>
        </w:r>
      </w:hyperlink>
    </w:p>
  </w:comment>
  <w:comment w:id="17" w:author="Sabrina De Oliveira" w:date="2020-06-21T15:52:00Z" w:initials="SDO">
    <w:p w14:paraId="6A0AC9E4" w14:textId="77777777" w:rsidR="00830427" w:rsidRDefault="00830427" w:rsidP="00C612F5">
      <w:pPr>
        <w:pStyle w:val="NormalWeb"/>
        <w:spacing w:before="0" w:beforeAutospacing="0" w:after="0" w:afterAutospacing="0" w:line="360" w:lineRule="auto"/>
        <w:jc w:val="both"/>
      </w:pPr>
      <w:r>
        <w:rPr>
          <w:rStyle w:val="CommentReference"/>
        </w:rPr>
        <w:annotationRef/>
      </w:r>
      <w:r>
        <w:rPr>
          <w:color w:val="000000"/>
        </w:rPr>
        <w:t>is metabolic inflexibility (</w:t>
      </w:r>
      <w:hyperlink r:id="rId3" w:history="1">
        <w:r>
          <w:rPr>
            <w:rStyle w:val="Hyperlink"/>
          </w:rPr>
          <w:t>https://www-cambridge-org.ezproxy.ub.unimaas.nl/core/services/aop-cambridge-core/content/view/6649F3D8E24414FD6997DBFEAE8A090E/S0029665104000497a.pdf/div-class-title-metabolic-flexibility-div.pdf</w:t>
        </w:r>
      </w:hyperlink>
      <w:r>
        <w:t>) which is defined as the inability of the body to successfully adapt the utilization of energy substrates to their availability (</w:t>
      </w:r>
      <w:hyperlink r:id="rId4" w:history="1">
        <w:r>
          <w:rPr>
            <w:rStyle w:val="Hyperlink"/>
          </w:rPr>
          <w:t>https://journals-physiology-org.ezproxy.ub.unimaas.nl/doi/full/10.1152/ajpendo.90558.2008</w:t>
        </w:r>
      </w:hyperlink>
      <w:r>
        <w:t xml:space="preserve">). </w:t>
      </w:r>
    </w:p>
    <w:p w14:paraId="6EDEDB6B" w14:textId="3AF02DA2" w:rsidR="00830427" w:rsidRDefault="00830427">
      <w:pPr>
        <w:pStyle w:val="CommentText"/>
      </w:pPr>
    </w:p>
  </w:comment>
  <w:comment w:id="18" w:author="Sabrina De Oliveira" w:date="2020-06-21T16:22:00Z" w:initials="SDO">
    <w:p w14:paraId="17D369B1" w14:textId="77777777" w:rsidR="00830427" w:rsidRDefault="00830427" w:rsidP="00D6070D">
      <w:pPr>
        <w:pStyle w:val="NormalWeb"/>
        <w:spacing w:before="0" w:beforeAutospacing="0" w:after="0" w:afterAutospacing="0" w:line="360" w:lineRule="auto"/>
        <w:jc w:val="both"/>
        <w:rPr>
          <w:color w:val="000000"/>
        </w:rPr>
      </w:pPr>
      <w:r>
        <w:rPr>
          <w:rStyle w:val="CommentReference"/>
        </w:rPr>
        <w:annotationRef/>
      </w:r>
      <w:r>
        <w:rPr>
          <w:color w:val="000000"/>
        </w:rPr>
        <w:t xml:space="preserve">As already mentioned, IR prevents glucose uptake and, thus, the usage of glucose for ATP generation. Hence, cells are unable to successfully respond to the presence of glucose and need to revert to alternative energy substrates in order to fuel themselves. This results in metabolic inflexibility </w:t>
      </w:r>
    </w:p>
    <w:p w14:paraId="248A781B" w14:textId="77777777" w:rsidR="00830427" w:rsidRDefault="00830427" w:rsidP="00D6070D">
      <w:pPr>
        <w:pStyle w:val="NormalWeb"/>
        <w:spacing w:before="0" w:beforeAutospacing="0" w:after="0" w:afterAutospacing="0" w:line="360" w:lineRule="auto"/>
        <w:jc w:val="both"/>
        <w:rPr>
          <w:color w:val="000000"/>
        </w:rPr>
      </w:pPr>
      <w:r>
        <w:rPr>
          <w:color w:val="000000"/>
        </w:rPr>
        <w:t xml:space="preserve">leads to a decrease in glucose uptake and, thus, a lower usage of glucose for ATP generation. </w:t>
      </w:r>
    </w:p>
    <w:p w14:paraId="6F2E7541" w14:textId="77777777" w:rsidR="00830427" w:rsidRDefault="00830427" w:rsidP="00D6070D">
      <w:pPr>
        <w:pStyle w:val="NormalWeb"/>
        <w:spacing w:before="0" w:beforeAutospacing="0" w:after="0" w:afterAutospacing="0" w:line="360" w:lineRule="auto"/>
        <w:jc w:val="both"/>
        <w:rPr>
          <w:color w:val="000000"/>
        </w:rPr>
      </w:pPr>
    </w:p>
    <w:p w14:paraId="0F5E1ADD" w14:textId="64552976" w:rsidR="00830427" w:rsidRDefault="00830427">
      <w:pPr>
        <w:pStyle w:val="CommentText"/>
      </w:pPr>
    </w:p>
  </w:comment>
  <w:comment w:id="19" w:author="Sabrina De Oliveira" w:date="2020-06-25T17:46:00Z" w:initials="SDO">
    <w:p w14:paraId="0025A286" w14:textId="0F03CACB" w:rsidR="00830427" w:rsidRDefault="00830427">
      <w:pPr>
        <w:pStyle w:val="CommentText"/>
      </w:pPr>
      <w:r>
        <w:rPr>
          <w:rStyle w:val="CommentReference"/>
        </w:rPr>
        <w:annotationRef/>
      </w:r>
      <w:r>
        <w:t>Is this okay to write here without introduction?</w:t>
      </w:r>
    </w:p>
  </w:comment>
  <w:comment w:id="27" w:author="Sabrina De Oliveira" w:date="2020-06-25T17:14:00Z" w:initials="SDO">
    <w:p w14:paraId="6A987371" w14:textId="6BE5E4C2" w:rsidR="00830427" w:rsidRDefault="00830427">
      <w:pPr>
        <w:pStyle w:val="CommentText"/>
      </w:pPr>
      <w:r>
        <w:rPr>
          <w:rStyle w:val="CommentReference"/>
        </w:rPr>
        <w:annotationRef/>
      </w:r>
      <w:r>
        <w:t>Don’t know if I did this correctly. Do I need to include version numbers? What are the version numbers (can’t find them)? Or the date of download?</w:t>
      </w:r>
    </w:p>
  </w:comment>
  <w:comment w:id="30" w:author="Susan Steinbusch-Coort" w:date="2020-06-30T12:43:00Z" w:initials="SS">
    <w:p w14:paraId="28ADD75B" w14:textId="1DFAC4B6" w:rsidR="00830427" w:rsidRDefault="00830427">
      <w:pPr>
        <w:pStyle w:val="CommentText"/>
      </w:pPr>
      <w:r>
        <w:rPr>
          <w:rStyle w:val="CommentReference"/>
        </w:rPr>
        <w:annotationRef/>
      </w:r>
      <w:r>
        <w:t>Why do you abbreviate differential analysis?</w:t>
      </w:r>
    </w:p>
  </w:comment>
  <w:comment w:id="31" w:author="Sabrina De Oliveira" w:date="2020-07-01T11:03:00Z" w:initials="SDO">
    <w:p w14:paraId="79A70D80" w14:textId="2B77568D" w:rsidR="00A266BF" w:rsidRDefault="00A266BF">
      <w:pPr>
        <w:pStyle w:val="CommentText"/>
      </w:pPr>
      <w:r>
        <w:rPr>
          <w:rStyle w:val="CommentReference"/>
        </w:rPr>
        <w:annotationRef/>
      </w:r>
      <w:r>
        <w:t>CHECK</w:t>
      </w:r>
    </w:p>
  </w:comment>
  <w:comment w:id="49" w:author="Susan Steinbusch-Coort" w:date="2020-06-30T12:47:00Z" w:initials="SS">
    <w:p w14:paraId="33785B75" w14:textId="46854FF6" w:rsidR="00830427" w:rsidRDefault="00830427">
      <w:pPr>
        <w:pStyle w:val="CommentText"/>
      </w:pPr>
      <w:r>
        <w:rPr>
          <w:rStyle w:val="CommentReference"/>
        </w:rPr>
        <w:annotationRef/>
      </w:r>
      <w:r>
        <w:t xml:space="preserve">I would explain here why you do this. </w:t>
      </w:r>
    </w:p>
  </w:comment>
  <w:comment w:id="56" w:author="Susan Steinbusch-Coort" w:date="2020-06-30T14:25:00Z" w:initials="SS">
    <w:p w14:paraId="600ABA43" w14:textId="45561E9A" w:rsidR="00622F32" w:rsidRDefault="00622F32">
      <w:pPr>
        <w:pStyle w:val="CommentText"/>
      </w:pPr>
      <w:r>
        <w:rPr>
          <w:rStyle w:val="CommentReference"/>
        </w:rPr>
        <w:annotationRef/>
      </w:r>
      <w:r>
        <w:t xml:space="preserve">Here the value is correct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t xml:space="preserve">.I also didn’t notice it in the slides. </w:t>
      </w:r>
    </w:p>
  </w:comment>
  <w:comment w:id="71" w:author="Susan Steinbusch-Coort" w:date="2020-06-30T16:03:00Z" w:initials="SS">
    <w:p w14:paraId="35D9A5B7" w14:textId="1A97E0B9" w:rsidR="00BA1340" w:rsidRDefault="00BA1340">
      <w:pPr>
        <w:pStyle w:val="CommentText"/>
      </w:pPr>
      <w:r>
        <w:rPr>
          <w:rStyle w:val="CommentReference"/>
        </w:rPr>
        <w:annotationRef/>
      </w:r>
      <w:r>
        <w:t xml:space="preserve">So with the combined pathway analysis you mean proteins and metabolites, correct? I am not sure whether this is immediately clear. </w:t>
      </w:r>
    </w:p>
  </w:comment>
  <w:comment w:id="72" w:author="Susan Steinbusch-Coort" w:date="2020-06-30T16:04:00Z" w:initials="SS">
    <w:p w14:paraId="4F94D154" w14:textId="184CB512" w:rsidR="00BA1340" w:rsidRDefault="00BA1340">
      <w:pPr>
        <w:pStyle w:val="CommentText"/>
      </w:pPr>
      <w:r>
        <w:rPr>
          <w:rStyle w:val="CommentReference"/>
        </w:rPr>
        <w:annotationRef/>
      </w:r>
      <w:r>
        <w:t>Maybe it is good to mention what a protein or a metabolite is with a  (P) or a (M) . What do you think?</w:t>
      </w:r>
    </w:p>
  </w:comment>
  <w:comment w:id="77" w:author="Susan Steinbusch-Coort" w:date="2020-06-30T16:08:00Z" w:initials="SS">
    <w:p w14:paraId="29918593" w14:textId="3960B2D8" w:rsidR="00B44FD8" w:rsidRDefault="00B44FD8">
      <w:pPr>
        <w:pStyle w:val="CommentText"/>
      </w:pPr>
      <w:r>
        <w:rPr>
          <w:rStyle w:val="CommentReference"/>
        </w:rPr>
        <w:annotationRef/>
      </w:r>
      <w:r>
        <w:t>This you need to rephrase. Network analysis was performed to link the proteins to the WP pathways and visualize the pathways in which many significantly altered genes are present.</w:t>
      </w:r>
    </w:p>
  </w:comment>
  <w:comment w:id="78" w:author="Sabrina De Oliveira" w:date="2020-07-01T11:55:00Z" w:initials="SDO">
    <w:p w14:paraId="4814BB52" w14:textId="74CC5EF4" w:rsidR="001C1741" w:rsidRDefault="001C1741">
      <w:pPr>
        <w:pStyle w:val="CommentText"/>
      </w:pPr>
      <w:r>
        <w:rPr>
          <w:rStyle w:val="CommentReference"/>
        </w:rPr>
        <w:annotationRef/>
      </w:r>
      <w:r>
        <w:t>CHANGE METHODS AS WELL</w:t>
      </w:r>
    </w:p>
  </w:comment>
  <w:comment w:id="79" w:author="Susan Steinbusch-Coort" w:date="2020-06-30T16:10:00Z" w:initials="SS">
    <w:p w14:paraId="49A5CEBE" w14:textId="2A868446" w:rsidR="00B44FD8" w:rsidRDefault="00B44FD8">
      <w:pPr>
        <w:pStyle w:val="CommentText"/>
      </w:pPr>
      <w:r>
        <w:rPr>
          <w:rStyle w:val="CommentReference"/>
        </w:rPr>
        <w:annotationRef/>
      </w:r>
      <w:r>
        <w:t xml:space="preserve">So these numbers correspond to the number of nodes (genes) linked to the pathway. </w:t>
      </w:r>
    </w:p>
  </w:comment>
  <w:comment w:id="87" w:author="Sabrina De Oliveira" w:date="2020-06-24T11:19:00Z" w:initials="SDO">
    <w:p w14:paraId="4D3AC6EF" w14:textId="41F31AE2" w:rsidR="00830427" w:rsidRDefault="00830427">
      <w:pPr>
        <w:pStyle w:val="CommentText"/>
      </w:pPr>
      <w:r>
        <w:rPr>
          <w:rStyle w:val="CommentReference"/>
        </w:rPr>
        <w:annotationRef/>
      </w:r>
      <w:r>
        <w:t xml:space="preserve">Part from methods: </w:t>
      </w:r>
      <w:r w:rsidRPr="00AB7B0F">
        <w:rPr>
          <w:rFonts w:ascii="Times New Roman" w:eastAsia="Times New Roman" w:hAnsi="Times New Roman" w:cs="Times New Roman"/>
          <w:color w:val="000000"/>
          <w:sz w:val="24"/>
          <w:szCs w:val="24"/>
          <w:lang w:eastAsia="en-GB"/>
        </w:rPr>
        <w:t>Performing combined pathway analyses using different programmes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allowed for </w:t>
      </w:r>
      <w:r>
        <w:rPr>
          <w:rFonts w:ascii="Times New Roman" w:eastAsia="Times New Roman" w:hAnsi="Times New Roman" w:cs="Times New Roman"/>
          <w:color w:val="000000"/>
          <w:sz w:val="24"/>
          <w:szCs w:val="24"/>
          <w:lang w:eastAsia="en-GB"/>
        </w:rPr>
        <w:t xml:space="preserve">a more detailed </w:t>
      </w:r>
      <w:r w:rsidRPr="00AB7B0F">
        <w:rPr>
          <w:rFonts w:ascii="Times New Roman" w:eastAsia="Times New Roman" w:hAnsi="Times New Roman" w:cs="Times New Roman"/>
          <w:color w:val="000000"/>
          <w:sz w:val="24"/>
          <w:szCs w:val="24"/>
          <w:lang w:eastAsia="en-GB"/>
        </w:rPr>
        <w:t>understanding of the pathways</w:t>
      </w:r>
      <w:r>
        <w:rPr>
          <w:rFonts w:ascii="Times New Roman" w:eastAsia="Times New Roman" w:hAnsi="Times New Roman" w:cs="Times New Roman"/>
          <w:color w:val="000000"/>
          <w:sz w:val="24"/>
          <w:szCs w:val="24"/>
          <w:lang w:eastAsia="en-GB"/>
        </w:rPr>
        <w:t xml:space="preserve"> altered based on differences in protein and metabolite abundances</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FF9900"/>
          <w:sz w:val="24"/>
          <w:szCs w:val="24"/>
          <w:lang w:eastAsia="en-GB"/>
        </w:rPr>
        <w:t xml:space="preserve">This is especially true since </w:t>
      </w:r>
      <w:proofErr w:type="spellStart"/>
      <w:r w:rsidRPr="00AB7B0F">
        <w:rPr>
          <w:rFonts w:ascii="Times New Roman" w:eastAsia="Times New Roman" w:hAnsi="Times New Roman" w:cs="Times New Roman"/>
          <w:color w:val="FF9900"/>
          <w:sz w:val="24"/>
          <w:szCs w:val="24"/>
          <w:lang w:eastAsia="en-GB"/>
        </w:rPr>
        <w:t>MetaboAnalyst</w:t>
      </w:r>
      <w:proofErr w:type="spellEnd"/>
      <w:r w:rsidRPr="00AB7B0F">
        <w:rPr>
          <w:rFonts w:ascii="Times New Roman" w:eastAsia="Times New Roman" w:hAnsi="Times New Roman" w:cs="Times New Roman"/>
          <w:color w:val="FF9900"/>
          <w:sz w:val="24"/>
          <w:szCs w:val="24"/>
          <w:lang w:eastAsia="en-GB"/>
        </w:rPr>
        <w:t xml:space="preserve"> is more adept concerning metabolites but focuses more on enzymes, compared to PathVisio.  </w:t>
      </w:r>
    </w:p>
  </w:comment>
  <w:comment w:id="88" w:author="Susan Steinbusch-Coort" w:date="2020-06-30T16:16:00Z" w:initials="SS">
    <w:p w14:paraId="0FC525B7" w14:textId="5C88CC0F" w:rsidR="00B44FD8" w:rsidRDefault="00B44FD8">
      <w:pPr>
        <w:pStyle w:val="CommentText"/>
      </w:pPr>
      <w:r>
        <w:rPr>
          <w:rStyle w:val="CommentReference"/>
        </w:rPr>
        <w:annotationRef/>
      </w:r>
      <w:r>
        <w:t xml:space="preserve">So not knowing whether </w:t>
      </w:r>
      <w:r w:rsidR="00201F68">
        <w:t xml:space="preserve">in the study selection the dietary intake was taken into account Since it is known that this can influence the microbiome. </w:t>
      </w:r>
    </w:p>
  </w:comment>
  <w:comment w:id="93" w:author="Susan Steinbusch-Coort" w:date="2020-06-30T16:19:00Z" w:initials="SS">
    <w:p w14:paraId="7BA6D887" w14:textId="0C2CD12D" w:rsidR="00201F68" w:rsidRDefault="00201F68">
      <w:pPr>
        <w:pStyle w:val="CommentText"/>
      </w:pPr>
      <w:r>
        <w:rPr>
          <w:rStyle w:val="CommentReference"/>
        </w:rPr>
        <w:annotationRef/>
      </w:r>
      <w:r>
        <w:t xml:space="preserve">Didn’t you already discuss the diet. Not sure whether you need to mention it again. </w:t>
      </w:r>
    </w:p>
  </w:comment>
  <w:comment w:id="98" w:author="Sabrina De Oliveira" w:date="2020-06-24T11:16:00Z" w:initials="SDO">
    <w:p w14:paraId="28C2728D" w14:textId="77777777" w:rsidR="00830427" w:rsidRDefault="00830427" w:rsidP="00BA3EBF">
      <w:pPr>
        <w:pStyle w:val="CommentText"/>
      </w:pPr>
      <w:r>
        <w:rPr>
          <w:rStyle w:val="CommentReference"/>
        </w:rPr>
        <w:annotationRef/>
      </w:r>
      <w:r>
        <w:t xml:space="preserve">If you have room left I would include this figure in the main text. </w:t>
      </w:r>
    </w:p>
    <w:p w14:paraId="46B1516E" w14:textId="77777777" w:rsidR="00830427" w:rsidRDefault="00830427" w:rsidP="00BA3EB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566AE70" w15:done="0"/>
  <w15:commentEx w15:paraId="06060AFA" w15:paraIdParent="5566AE70" w15:done="0"/>
  <w15:commentEx w15:paraId="56912E4D" w15:done="0"/>
  <w15:commentEx w15:paraId="5670A00A" w15:done="0"/>
  <w15:commentEx w15:paraId="725B1ECD" w15:done="0"/>
  <w15:commentEx w15:paraId="6E77247E" w15:done="0"/>
  <w15:commentEx w15:paraId="673B8DA6" w15:paraIdParent="6E77247E" w15:done="0"/>
  <w15:commentEx w15:paraId="6EDEDB6B" w15:paraIdParent="6E77247E" w15:done="0"/>
  <w15:commentEx w15:paraId="0F5E1ADD" w15:paraIdParent="6E77247E" w15:done="0"/>
  <w15:commentEx w15:paraId="0025A286" w15:done="0"/>
  <w15:commentEx w15:paraId="6A987371" w15:done="0"/>
  <w15:commentEx w15:paraId="28ADD75B" w15:done="0"/>
  <w15:commentEx w15:paraId="79A70D80" w15:paraIdParent="28ADD75B" w15:done="0"/>
  <w15:commentEx w15:paraId="33785B75" w15:done="0"/>
  <w15:commentEx w15:paraId="600ABA43" w15:done="0"/>
  <w15:commentEx w15:paraId="35D9A5B7" w15:done="0"/>
  <w15:commentEx w15:paraId="4F94D154" w15:done="0"/>
  <w15:commentEx w15:paraId="29918593" w15:done="0"/>
  <w15:commentEx w15:paraId="4814BB52" w15:paraIdParent="29918593" w15:done="0"/>
  <w15:commentEx w15:paraId="49A5CEBE" w15:done="0"/>
  <w15:commentEx w15:paraId="4D3AC6EF" w15:done="0"/>
  <w15:commentEx w15:paraId="0FC525B7" w15:done="0"/>
  <w15:commentEx w15:paraId="7BA6D887" w15:done="0"/>
  <w15:commentEx w15:paraId="46B151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0BCB5" w16cex:dateUtc="2020-06-26T16:28:00Z"/>
  <w16cex:commentExtensible w16cex:durableId="2299C328" w16cex:dateUtc="2020-06-21T09:29:00Z"/>
  <w16cex:commentExtensible w16cex:durableId="2299FA1F" w16cex:dateUtc="2020-06-21T13:24:00Z"/>
  <w16cex:commentExtensible w16cex:durableId="2299FEC8" w16cex:dateUtc="2020-06-21T13:44:00Z"/>
  <w16cex:commentExtensible w16cex:durableId="229A00DB" w16cex:dateUtc="2020-06-21T13:52:00Z"/>
  <w16cex:commentExtensible w16cex:durableId="229A07CF" w16cex:dateUtc="2020-06-21T14:22:00Z"/>
  <w16cex:commentExtensible w16cex:durableId="229F616F" w16cex:dateUtc="2020-06-25T15:46:00Z"/>
  <w16cex:commentExtensible w16cex:durableId="229F59F4" w16cex:dateUtc="2020-06-25T15:14:00Z"/>
  <w16cex:commentExtensible w16cex:durableId="22A6EC1C" w16cex:dateUtc="2020-07-01T09:03:00Z"/>
  <w16cex:commentExtensible w16cex:durableId="22A6F822" w16cex:dateUtc="2020-07-01T09:55:00Z"/>
  <w16cex:commentExtensible w16cex:durableId="229DB52F" w16cex:dateUtc="2020-06-24T09:19:00Z"/>
  <w16cex:commentExtensible w16cex:durableId="22A0BA6B" w16cex:dateUtc="2020-06-24T09: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566AE70" w16cid:durableId="22A0BCB5"/>
  <w16cid:commentId w16cid:paraId="06060AFA" w16cid:durableId="22A472CD"/>
  <w16cid:commentId w16cid:paraId="56912E4D" w16cid:durableId="22A473DB"/>
  <w16cid:commentId w16cid:paraId="5670A00A" w16cid:durableId="22A47481"/>
  <w16cid:commentId w16cid:paraId="725B1ECD" w16cid:durableId="2299C328"/>
  <w16cid:commentId w16cid:paraId="6E77247E" w16cid:durableId="2299FA1F"/>
  <w16cid:commentId w16cid:paraId="673B8DA6" w16cid:durableId="2299FEC8"/>
  <w16cid:commentId w16cid:paraId="6EDEDB6B" w16cid:durableId="229A00DB"/>
  <w16cid:commentId w16cid:paraId="0F5E1ADD" w16cid:durableId="229A07CF"/>
  <w16cid:commentId w16cid:paraId="0025A286" w16cid:durableId="229F616F"/>
  <w16cid:commentId w16cid:paraId="6A987371" w16cid:durableId="229F59F4"/>
  <w16cid:commentId w16cid:paraId="28ADD75B" w16cid:durableId="22A5B208"/>
  <w16cid:commentId w16cid:paraId="79A70D80" w16cid:durableId="22A6EC1C"/>
  <w16cid:commentId w16cid:paraId="33785B75" w16cid:durableId="22A5B2EF"/>
  <w16cid:commentId w16cid:paraId="600ABA43" w16cid:durableId="22A5C9EE"/>
  <w16cid:commentId w16cid:paraId="35D9A5B7" w16cid:durableId="22A5E0D8"/>
  <w16cid:commentId w16cid:paraId="4F94D154" w16cid:durableId="22A5E10F"/>
  <w16cid:commentId w16cid:paraId="29918593" w16cid:durableId="22A5E201"/>
  <w16cid:commentId w16cid:paraId="4814BB52" w16cid:durableId="22A6F822"/>
  <w16cid:commentId w16cid:paraId="49A5CEBE" w16cid:durableId="22A5E282"/>
  <w16cid:commentId w16cid:paraId="4D3AC6EF" w16cid:durableId="229DB52F"/>
  <w16cid:commentId w16cid:paraId="0FC525B7" w16cid:durableId="22A5E3EC"/>
  <w16cid:commentId w16cid:paraId="7BA6D887" w16cid:durableId="22A5E4A9"/>
  <w16cid:commentId w16cid:paraId="46B1516E" w16cid:durableId="22A0BA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DBFF3E" w14:textId="77777777" w:rsidR="00B9303D" w:rsidRDefault="00B9303D" w:rsidP="008C71E2">
      <w:pPr>
        <w:spacing w:after="0" w:line="240" w:lineRule="auto"/>
      </w:pPr>
      <w:r>
        <w:separator/>
      </w:r>
    </w:p>
  </w:endnote>
  <w:endnote w:type="continuationSeparator" w:id="0">
    <w:p w14:paraId="7BB30104" w14:textId="77777777" w:rsidR="00B9303D" w:rsidRDefault="00B9303D" w:rsidP="008C7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6787086"/>
      <w:docPartObj>
        <w:docPartGallery w:val="Page Numbers (Bottom of Page)"/>
        <w:docPartUnique/>
      </w:docPartObj>
    </w:sdtPr>
    <w:sdtEndPr>
      <w:rPr>
        <w:noProof/>
      </w:rPr>
    </w:sdtEndPr>
    <w:sdtContent>
      <w:p w14:paraId="5D652817" w14:textId="38D17617" w:rsidR="00830427" w:rsidRDefault="008304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EF46EB" w14:textId="77777777" w:rsidR="00830427" w:rsidRDefault="008304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82F0BA" w14:textId="77777777" w:rsidR="00B9303D" w:rsidRDefault="00B9303D" w:rsidP="008C71E2">
      <w:pPr>
        <w:spacing w:after="0" w:line="240" w:lineRule="auto"/>
      </w:pPr>
      <w:r>
        <w:separator/>
      </w:r>
    </w:p>
  </w:footnote>
  <w:footnote w:type="continuationSeparator" w:id="0">
    <w:p w14:paraId="1AF18096" w14:textId="77777777" w:rsidR="00B9303D" w:rsidRDefault="00B9303D" w:rsidP="008C71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E626AB"/>
    <w:multiLevelType w:val="hybridMultilevel"/>
    <w:tmpl w:val="54C8DDEA"/>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242313A2"/>
    <w:multiLevelType w:val="hybridMultilevel"/>
    <w:tmpl w:val="A5BCB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000531A"/>
    <w:multiLevelType w:val="hybridMultilevel"/>
    <w:tmpl w:val="2D00D29C"/>
    <w:lvl w:ilvl="0" w:tplc="B33CB0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usan Steinbusch-Coort">
    <w15:presenceInfo w15:providerId="Windows Live" w15:userId="d50d603c05d9e194"/>
  </w15:person>
  <w15:person w15:author="Sabrina De Oliveira">
    <w15:presenceInfo w15:providerId="Windows Live" w15:userId="34420f5773a88c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5"/>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vrfsrrsq25exredw29vf0ejdxsprwatv9fp&quot;&gt;Thesis EndNote&lt;record-ids&gt;&lt;item&gt;2&lt;/item&gt;&lt;item&gt;3&lt;/item&gt;&lt;item&gt;4&lt;/item&gt;&lt;item&gt;5&lt;/item&gt;&lt;item&gt;6&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4&lt;/item&gt;&lt;item&gt;25&lt;/item&gt;&lt;item&gt;26&lt;/item&gt;&lt;item&gt;27&lt;/item&gt;&lt;item&gt;28&lt;/item&gt;&lt;item&gt;29&lt;/item&gt;&lt;item&gt;30&lt;/item&gt;&lt;item&gt;31&lt;/item&gt;&lt;item&gt;32&lt;/item&gt;&lt;item&gt;33&lt;/item&gt;&lt;item&gt;34&lt;/item&gt;&lt;item&gt;35&lt;/item&gt;&lt;item&gt;36&lt;/item&gt;&lt;item&gt;37&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record-ids&gt;&lt;/item&gt;&lt;item db-id=&quot;f9f5zf0wndr25ae0t9np2tznxfxvw99xr09a&quot;&gt;My EndNote Library&lt;record-ids&gt;&lt;item&gt;49&lt;/item&gt;&lt;item&gt;179&lt;/item&gt;&lt;item&gt;187&lt;/item&gt;&lt;item&gt;188&lt;/item&gt;&lt;item&gt;228&lt;/item&gt;&lt;item&gt;229&lt;/item&gt;&lt;item&gt;230&lt;/item&gt;&lt;/record-ids&gt;&lt;/item&gt;&lt;/Libraries&gt;"/>
  </w:docVars>
  <w:rsids>
    <w:rsidRoot w:val="003E624A"/>
    <w:rsid w:val="000004FF"/>
    <w:rsid w:val="00001B10"/>
    <w:rsid w:val="00003AFE"/>
    <w:rsid w:val="00003DA5"/>
    <w:rsid w:val="00011DEA"/>
    <w:rsid w:val="00013EE7"/>
    <w:rsid w:val="00016455"/>
    <w:rsid w:val="000164DC"/>
    <w:rsid w:val="0001693C"/>
    <w:rsid w:val="00016ED2"/>
    <w:rsid w:val="00020BD7"/>
    <w:rsid w:val="0003111C"/>
    <w:rsid w:val="0003194B"/>
    <w:rsid w:val="00031C28"/>
    <w:rsid w:val="00033820"/>
    <w:rsid w:val="000338B8"/>
    <w:rsid w:val="00036D2D"/>
    <w:rsid w:val="00037B71"/>
    <w:rsid w:val="00041B49"/>
    <w:rsid w:val="0004535D"/>
    <w:rsid w:val="000466CE"/>
    <w:rsid w:val="00050316"/>
    <w:rsid w:val="000525B3"/>
    <w:rsid w:val="00054D70"/>
    <w:rsid w:val="0005587E"/>
    <w:rsid w:val="00057BCA"/>
    <w:rsid w:val="00061340"/>
    <w:rsid w:val="00065001"/>
    <w:rsid w:val="00077719"/>
    <w:rsid w:val="00080536"/>
    <w:rsid w:val="00080AF7"/>
    <w:rsid w:val="00080F1C"/>
    <w:rsid w:val="0008459E"/>
    <w:rsid w:val="00092597"/>
    <w:rsid w:val="00094BFF"/>
    <w:rsid w:val="000953A5"/>
    <w:rsid w:val="000974DC"/>
    <w:rsid w:val="000978CE"/>
    <w:rsid w:val="000A5078"/>
    <w:rsid w:val="000A77D2"/>
    <w:rsid w:val="000A781E"/>
    <w:rsid w:val="000B0BF3"/>
    <w:rsid w:val="000B194A"/>
    <w:rsid w:val="000B19E4"/>
    <w:rsid w:val="000B1DE3"/>
    <w:rsid w:val="000B4B14"/>
    <w:rsid w:val="000B609C"/>
    <w:rsid w:val="000C0EEC"/>
    <w:rsid w:val="000C5A41"/>
    <w:rsid w:val="000C5D84"/>
    <w:rsid w:val="000D0168"/>
    <w:rsid w:val="000D16A3"/>
    <w:rsid w:val="000D17FF"/>
    <w:rsid w:val="000D1EC4"/>
    <w:rsid w:val="000D2F23"/>
    <w:rsid w:val="000D4314"/>
    <w:rsid w:val="000D5191"/>
    <w:rsid w:val="000E0FD9"/>
    <w:rsid w:val="000E106A"/>
    <w:rsid w:val="000E1818"/>
    <w:rsid w:val="000E2A1C"/>
    <w:rsid w:val="000E3098"/>
    <w:rsid w:val="000F21EC"/>
    <w:rsid w:val="000F25B6"/>
    <w:rsid w:val="000F3F21"/>
    <w:rsid w:val="000F59EB"/>
    <w:rsid w:val="000F5C59"/>
    <w:rsid w:val="000F6984"/>
    <w:rsid w:val="0010179B"/>
    <w:rsid w:val="00102803"/>
    <w:rsid w:val="00103E44"/>
    <w:rsid w:val="001071DB"/>
    <w:rsid w:val="00107AFF"/>
    <w:rsid w:val="0011032F"/>
    <w:rsid w:val="001106A1"/>
    <w:rsid w:val="00111678"/>
    <w:rsid w:val="00112885"/>
    <w:rsid w:val="001129DC"/>
    <w:rsid w:val="00112CE4"/>
    <w:rsid w:val="00121981"/>
    <w:rsid w:val="0012386A"/>
    <w:rsid w:val="001244E5"/>
    <w:rsid w:val="00130C94"/>
    <w:rsid w:val="00132320"/>
    <w:rsid w:val="0013238C"/>
    <w:rsid w:val="0013383A"/>
    <w:rsid w:val="001354A1"/>
    <w:rsid w:val="001359F4"/>
    <w:rsid w:val="00136F4E"/>
    <w:rsid w:val="00141853"/>
    <w:rsid w:val="00142427"/>
    <w:rsid w:val="00143BDA"/>
    <w:rsid w:val="00147538"/>
    <w:rsid w:val="00150FFF"/>
    <w:rsid w:val="001510F5"/>
    <w:rsid w:val="00154E86"/>
    <w:rsid w:val="00156460"/>
    <w:rsid w:val="001564C7"/>
    <w:rsid w:val="00156666"/>
    <w:rsid w:val="0016743E"/>
    <w:rsid w:val="001674C1"/>
    <w:rsid w:val="00172257"/>
    <w:rsid w:val="00176684"/>
    <w:rsid w:val="00181F79"/>
    <w:rsid w:val="00182160"/>
    <w:rsid w:val="0018288A"/>
    <w:rsid w:val="0019053C"/>
    <w:rsid w:val="00190662"/>
    <w:rsid w:val="00192BF2"/>
    <w:rsid w:val="001941B1"/>
    <w:rsid w:val="00194F84"/>
    <w:rsid w:val="001950F3"/>
    <w:rsid w:val="001955FE"/>
    <w:rsid w:val="001979D7"/>
    <w:rsid w:val="001A38CE"/>
    <w:rsid w:val="001A5F7A"/>
    <w:rsid w:val="001A781A"/>
    <w:rsid w:val="001A78C4"/>
    <w:rsid w:val="001A7D00"/>
    <w:rsid w:val="001B213F"/>
    <w:rsid w:val="001B438E"/>
    <w:rsid w:val="001B478B"/>
    <w:rsid w:val="001C1741"/>
    <w:rsid w:val="001C235B"/>
    <w:rsid w:val="001C38F6"/>
    <w:rsid w:val="001C5C1F"/>
    <w:rsid w:val="001D3EC5"/>
    <w:rsid w:val="001D4194"/>
    <w:rsid w:val="001E52E1"/>
    <w:rsid w:val="001E56C1"/>
    <w:rsid w:val="001E65E5"/>
    <w:rsid w:val="001E671D"/>
    <w:rsid w:val="001E73CA"/>
    <w:rsid w:val="001F36F6"/>
    <w:rsid w:val="001F5CFE"/>
    <w:rsid w:val="002001B5"/>
    <w:rsid w:val="00201F68"/>
    <w:rsid w:val="002020D3"/>
    <w:rsid w:val="0020314D"/>
    <w:rsid w:val="00204EDB"/>
    <w:rsid w:val="00207921"/>
    <w:rsid w:val="00211B3E"/>
    <w:rsid w:val="0021432C"/>
    <w:rsid w:val="00222C19"/>
    <w:rsid w:val="002240C1"/>
    <w:rsid w:val="00225D2F"/>
    <w:rsid w:val="00226E3C"/>
    <w:rsid w:val="0023008A"/>
    <w:rsid w:val="00230393"/>
    <w:rsid w:val="00230672"/>
    <w:rsid w:val="00231051"/>
    <w:rsid w:val="002334FA"/>
    <w:rsid w:val="0024199F"/>
    <w:rsid w:val="00241B49"/>
    <w:rsid w:val="00242C10"/>
    <w:rsid w:val="00243676"/>
    <w:rsid w:val="00244607"/>
    <w:rsid w:val="002476B2"/>
    <w:rsid w:val="00252AA8"/>
    <w:rsid w:val="00252BF0"/>
    <w:rsid w:val="002539CF"/>
    <w:rsid w:val="002606CE"/>
    <w:rsid w:val="00262326"/>
    <w:rsid w:val="00270560"/>
    <w:rsid w:val="00271E70"/>
    <w:rsid w:val="0027363B"/>
    <w:rsid w:val="002767AA"/>
    <w:rsid w:val="0028112C"/>
    <w:rsid w:val="002821EB"/>
    <w:rsid w:val="00282752"/>
    <w:rsid w:val="00285061"/>
    <w:rsid w:val="00290070"/>
    <w:rsid w:val="0029258A"/>
    <w:rsid w:val="00295288"/>
    <w:rsid w:val="00295724"/>
    <w:rsid w:val="00296158"/>
    <w:rsid w:val="00296DBD"/>
    <w:rsid w:val="002975BC"/>
    <w:rsid w:val="00297664"/>
    <w:rsid w:val="002A2224"/>
    <w:rsid w:val="002A62F8"/>
    <w:rsid w:val="002A6679"/>
    <w:rsid w:val="002A6EFA"/>
    <w:rsid w:val="002B12CA"/>
    <w:rsid w:val="002B6E07"/>
    <w:rsid w:val="002C1335"/>
    <w:rsid w:val="002C1868"/>
    <w:rsid w:val="002C3481"/>
    <w:rsid w:val="002C4727"/>
    <w:rsid w:val="002C7AB9"/>
    <w:rsid w:val="002D1094"/>
    <w:rsid w:val="002D3A2F"/>
    <w:rsid w:val="002D6432"/>
    <w:rsid w:val="002D7C82"/>
    <w:rsid w:val="002E01B1"/>
    <w:rsid w:val="002E0464"/>
    <w:rsid w:val="002E09B2"/>
    <w:rsid w:val="002E7729"/>
    <w:rsid w:val="002F097D"/>
    <w:rsid w:val="002F32CB"/>
    <w:rsid w:val="002F39B9"/>
    <w:rsid w:val="002F42E4"/>
    <w:rsid w:val="002F5BD2"/>
    <w:rsid w:val="00301E91"/>
    <w:rsid w:val="003025F6"/>
    <w:rsid w:val="00303776"/>
    <w:rsid w:val="00304133"/>
    <w:rsid w:val="00311B71"/>
    <w:rsid w:val="0032116B"/>
    <w:rsid w:val="003235A0"/>
    <w:rsid w:val="0032370E"/>
    <w:rsid w:val="003252D3"/>
    <w:rsid w:val="003262A7"/>
    <w:rsid w:val="00331F72"/>
    <w:rsid w:val="00332FB2"/>
    <w:rsid w:val="00333ACD"/>
    <w:rsid w:val="003356B1"/>
    <w:rsid w:val="003356EC"/>
    <w:rsid w:val="003365DB"/>
    <w:rsid w:val="00336B62"/>
    <w:rsid w:val="0033748A"/>
    <w:rsid w:val="003375D9"/>
    <w:rsid w:val="003444B1"/>
    <w:rsid w:val="00347FC1"/>
    <w:rsid w:val="00350538"/>
    <w:rsid w:val="003513CF"/>
    <w:rsid w:val="00353139"/>
    <w:rsid w:val="00360561"/>
    <w:rsid w:val="00362843"/>
    <w:rsid w:val="00372BCD"/>
    <w:rsid w:val="00375BF6"/>
    <w:rsid w:val="0037624C"/>
    <w:rsid w:val="00376F04"/>
    <w:rsid w:val="00382763"/>
    <w:rsid w:val="003849CE"/>
    <w:rsid w:val="00387E83"/>
    <w:rsid w:val="00390749"/>
    <w:rsid w:val="00391569"/>
    <w:rsid w:val="00391DE9"/>
    <w:rsid w:val="00393F76"/>
    <w:rsid w:val="003A0EB1"/>
    <w:rsid w:val="003A3149"/>
    <w:rsid w:val="003A7592"/>
    <w:rsid w:val="003B3450"/>
    <w:rsid w:val="003B5BE3"/>
    <w:rsid w:val="003C22AF"/>
    <w:rsid w:val="003C2F5D"/>
    <w:rsid w:val="003D0378"/>
    <w:rsid w:val="003D0F59"/>
    <w:rsid w:val="003D2839"/>
    <w:rsid w:val="003D2F41"/>
    <w:rsid w:val="003D4D81"/>
    <w:rsid w:val="003D5ED1"/>
    <w:rsid w:val="003D6141"/>
    <w:rsid w:val="003D79F5"/>
    <w:rsid w:val="003E2645"/>
    <w:rsid w:val="003E530D"/>
    <w:rsid w:val="003E624A"/>
    <w:rsid w:val="003E6924"/>
    <w:rsid w:val="003E6B07"/>
    <w:rsid w:val="003E6C66"/>
    <w:rsid w:val="003F036D"/>
    <w:rsid w:val="003F27F0"/>
    <w:rsid w:val="003F44E4"/>
    <w:rsid w:val="003F7E47"/>
    <w:rsid w:val="00401FBC"/>
    <w:rsid w:val="00403142"/>
    <w:rsid w:val="00403587"/>
    <w:rsid w:val="004057EB"/>
    <w:rsid w:val="00405893"/>
    <w:rsid w:val="0040789D"/>
    <w:rsid w:val="00420ACB"/>
    <w:rsid w:val="004223AC"/>
    <w:rsid w:val="00422C34"/>
    <w:rsid w:val="00426529"/>
    <w:rsid w:val="00430704"/>
    <w:rsid w:val="004335EF"/>
    <w:rsid w:val="0043544D"/>
    <w:rsid w:val="00435FB9"/>
    <w:rsid w:val="004361D8"/>
    <w:rsid w:val="00436ACA"/>
    <w:rsid w:val="004375A0"/>
    <w:rsid w:val="004411D6"/>
    <w:rsid w:val="004453CE"/>
    <w:rsid w:val="00447725"/>
    <w:rsid w:val="004479D2"/>
    <w:rsid w:val="004546D3"/>
    <w:rsid w:val="00454EE2"/>
    <w:rsid w:val="004560F7"/>
    <w:rsid w:val="004574A0"/>
    <w:rsid w:val="00460573"/>
    <w:rsid w:val="00462252"/>
    <w:rsid w:val="00463B80"/>
    <w:rsid w:val="00463C02"/>
    <w:rsid w:val="00466702"/>
    <w:rsid w:val="004720C6"/>
    <w:rsid w:val="0047688D"/>
    <w:rsid w:val="00482CFB"/>
    <w:rsid w:val="00484108"/>
    <w:rsid w:val="0048612D"/>
    <w:rsid w:val="00490AE8"/>
    <w:rsid w:val="0049111C"/>
    <w:rsid w:val="0049168B"/>
    <w:rsid w:val="00491E62"/>
    <w:rsid w:val="00492001"/>
    <w:rsid w:val="004934F4"/>
    <w:rsid w:val="00495B58"/>
    <w:rsid w:val="00496B88"/>
    <w:rsid w:val="004A1399"/>
    <w:rsid w:val="004A2E89"/>
    <w:rsid w:val="004A36DA"/>
    <w:rsid w:val="004A3E16"/>
    <w:rsid w:val="004A760B"/>
    <w:rsid w:val="004B5A40"/>
    <w:rsid w:val="004B794A"/>
    <w:rsid w:val="004C5B95"/>
    <w:rsid w:val="004C63A2"/>
    <w:rsid w:val="004C7D77"/>
    <w:rsid w:val="004D0C5D"/>
    <w:rsid w:val="004D0D70"/>
    <w:rsid w:val="004D2EE9"/>
    <w:rsid w:val="004D3164"/>
    <w:rsid w:val="004D405E"/>
    <w:rsid w:val="004D5566"/>
    <w:rsid w:val="004E09EE"/>
    <w:rsid w:val="004E22D8"/>
    <w:rsid w:val="004E36D3"/>
    <w:rsid w:val="004E3B05"/>
    <w:rsid w:val="004E3D26"/>
    <w:rsid w:val="004E4502"/>
    <w:rsid w:val="004E5AB6"/>
    <w:rsid w:val="004F096A"/>
    <w:rsid w:val="004F1612"/>
    <w:rsid w:val="004F339B"/>
    <w:rsid w:val="004F6693"/>
    <w:rsid w:val="00506B2E"/>
    <w:rsid w:val="00522C85"/>
    <w:rsid w:val="00522F2E"/>
    <w:rsid w:val="00524835"/>
    <w:rsid w:val="00527E8D"/>
    <w:rsid w:val="005301C1"/>
    <w:rsid w:val="005329DF"/>
    <w:rsid w:val="00537418"/>
    <w:rsid w:val="00537ED8"/>
    <w:rsid w:val="00540B83"/>
    <w:rsid w:val="00540CD9"/>
    <w:rsid w:val="00540E72"/>
    <w:rsid w:val="0054131A"/>
    <w:rsid w:val="00544377"/>
    <w:rsid w:val="00545695"/>
    <w:rsid w:val="00546528"/>
    <w:rsid w:val="005468E5"/>
    <w:rsid w:val="00546976"/>
    <w:rsid w:val="00547B1E"/>
    <w:rsid w:val="005527BA"/>
    <w:rsid w:val="005562BF"/>
    <w:rsid w:val="00557DF9"/>
    <w:rsid w:val="00563D14"/>
    <w:rsid w:val="0056547C"/>
    <w:rsid w:val="00567346"/>
    <w:rsid w:val="00567E34"/>
    <w:rsid w:val="0057140D"/>
    <w:rsid w:val="0057500A"/>
    <w:rsid w:val="0057553F"/>
    <w:rsid w:val="0057583B"/>
    <w:rsid w:val="00582E79"/>
    <w:rsid w:val="0058400C"/>
    <w:rsid w:val="00585304"/>
    <w:rsid w:val="0058703E"/>
    <w:rsid w:val="00591038"/>
    <w:rsid w:val="0059314C"/>
    <w:rsid w:val="005935ED"/>
    <w:rsid w:val="00593D0C"/>
    <w:rsid w:val="005961AB"/>
    <w:rsid w:val="0059770F"/>
    <w:rsid w:val="005A2EAE"/>
    <w:rsid w:val="005A4BCC"/>
    <w:rsid w:val="005A5A27"/>
    <w:rsid w:val="005A6A78"/>
    <w:rsid w:val="005A7828"/>
    <w:rsid w:val="005B0636"/>
    <w:rsid w:val="005B1B54"/>
    <w:rsid w:val="005C19F2"/>
    <w:rsid w:val="005C2B87"/>
    <w:rsid w:val="005C30D8"/>
    <w:rsid w:val="005C3DBE"/>
    <w:rsid w:val="005C4DA0"/>
    <w:rsid w:val="005C53B1"/>
    <w:rsid w:val="005C64D2"/>
    <w:rsid w:val="005C7887"/>
    <w:rsid w:val="005D344F"/>
    <w:rsid w:val="005D577C"/>
    <w:rsid w:val="005D5E4B"/>
    <w:rsid w:val="005D61B1"/>
    <w:rsid w:val="005D6E2B"/>
    <w:rsid w:val="005D7116"/>
    <w:rsid w:val="005E0CA6"/>
    <w:rsid w:val="005E3E5F"/>
    <w:rsid w:val="005E504F"/>
    <w:rsid w:val="005F39AA"/>
    <w:rsid w:val="005F7E04"/>
    <w:rsid w:val="00600411"/>
    <w:rsid w:val="00600C49"/>
    <w:rsid w:val="006104C3"/>
    <w:rsid w:val="0061127C"/>
    <w:rsid w:val="00611882"/>
    <w:rsid w:val="006130E5"/>
    <w:rsid w:val="006178E5"/>
    <w:rsid w:val="00621CDC"/>
    <w:rsid w:val="00622F32"/>
    <w:rsid w:val="006328E7"/>
    <w:rsid w:val="00634806"/>
    <w:rsid w:val="00635FDD"/>
    <w:rsid w:val="0064124B"/>
    <w:rsid w:val="006424B3"/>
    <w:rsid w:val="006437A3"/>
    <w:rsid w:val="00643F54"/>
    <w:rsid w:val="0064566D"/>
    <w:rsid w:val="00646066"/>
    <w:rsid w:val="006545DA"/>
    <w:rsid w:val="006559C9"/>
    <w:rsid w:val="00655E70"/>
    <w:rsid w:val="0066109C"/>
    <w:rsid w:val="00664373"/>
    <w:rsid w:val="00664AEA"/>
    <w:rsid w:val="00666177"/>
    <w:rsid w:val="00672124"/>
    <w:rsid w:val="00672A52"/>
    <w:rsid w:val="00674C38"/>
    <w:rsid w:val="00674E29"/>
    <w:rsid w:val="006758DD"/>
    <w:rsid w:val="00676804"/>
    <w:rsid w:val="00677C47"/>
    <w:rsid w:val="006844E4"/>
    <w:rsid w:val="0068545B"/>
    <w:rsid w:val="00686704"/>
    <w:rsid w:val="00686CA3"/>
    <w:rsid w:val="006872C5"/>
    <w:rsid w:val="00692DFE"/>
    <w:rsid w:val="00694654"/>
    <w:rsid w:val="0069701F"/>
    <w:rsid w:val="00697D71"/>
    <w:rsid w:val="006A0A13"/>
    <w:rsid w:val="006A10D5"/>
    <w:rsid w:val="006A122B"/>
    <w:rsid w:val="006A1826"/>
    <w:rsid w:val="006A36D7"/>
    <w:rsid w:val="006A3EC8"/>
    <w:rsid w:val="006A5803"/>
    <w:rsid w:val="006A5E09"/>
    <w:rsid w:val="006A7438"/>
    <w:rsid w:val="006C00B9"/>
    <w:rsid w:val="006C100F"/>
    <w:rsid w:val="006C16A6"/>
    <w:rsid w:val="006C21E8"/>
    <w:rsid w:val="006C28C1"/>
    <w:rsid w:val="006C59C2"/>
    <w:rsid w:val="006C5EBA"/>
    <w:rsid w:val="006C627D"/>
    <w:rsid w:val="006D13F6"/>
    <w:rsid w:val="006D34C8"/>
    <w:rsid w:val="006D4033"/>
    <w:rsid w:val="006E098A"/>
    <w:rsid w:val="006E0CB3"/>
    <w:rsid w:val="006E3D0F"/>
    <w:rsid w:val="006E6E9D"/>
    <w:rsid w:val="006F0693"/>
    <w:rsid w:val="006F1697"/>
    <w:rsid w:val="006F4623"/>
    <w:rsid w:val="006F4EE2"/>
    <w:rsid w:val="006F54AE"/>
    <w:rsid w:val="006F5A2D"/>
    <w:rsid w:val="006F73E6"/>
    <w:rsid w:val="00701255"/>
    <w:rsid w:val="00702CC6"/>
    <w:rsid w:val="00703E6B"/>
    <w:rsid w:val="00704ADB"/>
    <w:rsid w:val="007063DE"/>
    <w:rsid w:val="007078BF"/>
    <w:rsid w:val="00710C18"/>
    <w:rsid w:val="00712046"/>
    <w:rsid w:val="00713160"/>
    <w:rsid w:val="00713A2C"/>
    <w:rsid w:val="0071591F"/>
    <w:rsid w:val="007160FD"/>
    <w:rsid w:val="007162EB"/>
    <w:rsid w:val="00721125"/>
    <w:rsid w:val="00721486"/>
    <w:rsid w:val="0072269C"/>
    <w:rsid w:val="00722B83"/>
    <w:rsid w:val="00727FDA"/>
    <w:rsid w:val="007343D0"/>
    <w:rsid w:val="00735E12"/>
    <w:rsid w:val="00735FC3"/>
    <w:rsid w:val="007360EA"/>
    <w:rsid w:val="0073732F"/>
    <w:rsid w:val="00737FFB"/>
    <w:rsid w:val="007402B7"/>
    <w:rsid w:val="007404E0"/>
    <w:rsid w:val="00741964"/>
    <w:rsid w:val="00752CE7"/>
    <w:rsid w:val="007564D5"/>
    <w:rsid w:val="00757780"/>
    <w:rsid w:val="00760B6D"/>
    <w:rsid w:val="00763403"/>
    <w:rsid w:val="007645DD"/>
    <w:rsid w:val="00764E49"/>
    <w:rsid w:val="00770FFB"/>
    <w:rsid w:val="00771549"/>
    <w:rsid w:val="00774097"/>
    <w:rsid w:val="007740E2"/>
    <w:rsid w:val="0077492A"/>
    <w:rsid w:val="00774D36"/>
    <w:rsid w:val="00776666"/>
    <w:rsid w:val="00776AD8"/>
    <w:rsid w:val="00780026"/>
    <w:rsid w:val="007843EF"/>
    <w:rsid w:val="0078757E"/>
    <w:rsid w:val="00792240"/>
    <w:rsid w:val="00792D63"/>
    <w:rsid w:val="0079361B"/>
    <w:rsid w:val="00794177"/>
    <w:rsid w:val="007A0289"/>
    <w:rsid w:val="007A7957"/>
    <w:rsid w:val="007B2128"/>
    <w:rsid w:val="007B6E70"/>
    <w:rsid w:val="007C0DD7"/>
    <w:rsid w:val="007C21A5"/>
    <w:rsid w:val="007C26B6"/>
    <w:rsid w:val="007C3320"/>
    <w:rsid w:val="007C60A4"/>
    <w:rsid w:val="007D3F9A"/>
    <w:rsid w:val="007D42CD"/>
    <w:rsid w:val="007D448B"/>
    <w:rsid w:val="007D5262"/>
    <w:rsid w:val="007D6130"/>
    <w:rsid w:val="007D781C"/>
    <w:rsid w:val="007E026D"/>
    <w:rsid w:val="007E0299"/>
    <w:rsid w:val="007E115F"/>
    <w:rsid w:val="007E17C9"/>
    <w:rsid w:val="007E28CC"/>
    <w:rsid w:val="007F0223"/>
    <w:rsid w:val="007F7483"/>
    <w:rsid w:val="00800D3D"/>
    <w:rsid w:val="0080106E"/>
    <w:rsid w:val="0080130A"/>
    <w:rsid w:val="008026D1"/>
    <w:rsid w:val="008032C3"/>
    <w:rsid w:val="008055C8"/>
    <w:rsid w:val="00813041"/>
    <w:rsid w:val="008148B3"/>
    <w:rsid w:val="00815F10"/>
    <w:rsid w:val="0081768D"/>
    <w:rsid w:val="008201A6"/>
    <w:rsid w:val="00824504"/>
    <w:rsid w:val="00824B89"/>
    <w:rsid w:val="00825AF2"/>
    <w:rsid w:val="00826457"/>
    <w:rsid w:val="00830427"/>
    <w:rsid w:val="00831055"/>
    <w:rsid w:val="00834A24"/>
    <w:rsid w:val="00837D76"/>
    <w:rsid w:val="00840D70"/>
    <w:rsid w:val="0084182A"/>
    <w:rsid w:val="00841CEE"/>
    <w:rsid w:val="008431FD"/>
    <w:rsid w:val="00844930"/>
    <w:rsid w:val="0084523D"/>
    <w:rsid w:val="00850090"/>
    <w:rsid w:val="00852C07"/>
    <w:rsid w:val="00856CA6"/>
    <w:rsid w:val="00857FDE"/>
    <w:rsid w:val="00865396"/>
    <w:rsid w:val="008716E4"/>
    <w:rsid w:val="00874EC0"/>
    <w:rsid w:val="0088121E"/>
    <w:rsid w:val="00882F34"/>
    <w:rsid w:val="008842FF"/>
    <w:rsid w:val="00892C91"/>
    <w:rsid w:val="008938AB"/>
    <w:rsid w:val="008944E2"/>
    <w:rsid w:val="008947BF"/>
    <w:rsid w:val="00894B3F"/>
    <w:rsid w:val="008A0B92"/>
    <w:rsid w:val="008A28A1"/>
    <w:rsid w:val="008B06F6"/>
    <w:rsid w:val="008B0ECB"/>
    <w:rsid w:val="008B3001"/>
    <w:rsid w:val="008B36FF"/>
    <w:rsid w:val="008B476F"/>
    <w:rsid w:val="008B5136"/>
    <w:rsid w:val="008B6059"/>
    <w:rsid w:val="008C0B28"/>
    <w:rsid w:val="008C27F4"/>
    <w:rsid w:val="008C5553"/>
    <w:rsid w:val="008C5C18"/>
    <w:rsid w:val="008C6778"/>
    <w:rsid w:val="008C71E2"/>
    <w:rsid w:val="008C7FB1"/>
    <w:rsid w:val="008D17BD"/>
    <w:rsid w:val="008E0F6D"/>
    <w:rsid w:val="008E1A68"/>
    <w:rsid w:val="008E591C"/>
    <w:rsid w:val="008F528D"/>
    <w:rsid w:val="008F6048"/>
    <w:rsid w:val="00900D8E"/>
    <w:rsid w:val="00901BB0"/>
    <w:rsid w:val="00903E64"/>
    <w:rsid w:val="00904139"/>
    <w:rsid w:val="009048A1"/>
    <w:rsid w:val="00905856"/>
    <w:rsid w:val="00905F82"/>
    <w:rsid w:val="009077CD"/>
    <w:rsid w:val="009113B3"/>
    <w:rsid w:val="009142AA"/>
    <w:rsid w:val="0092080B"/>
    <w:rsid w:val="009222BD"/>
    <w:rsid w:val="00923F4B"/>
    <w:rsid w:val="00924ECF"/>
    <w:rsid w:val="00925FCF"/>
    <w:rsid w:val="00927A13"/>
    <w:rsid w:val="0093082B"/>
    <w:rsid w:val="009361D8"/>
    <w:rsid w:val="0094326D"/>
    <w:rsid w:val="00943D90"/>
    <w:rsid w:val="00952CFD"/>
    <w:rsid w:val="009606D3"/>
    <w:rsid w:val="00962E22"/>
    <w:rsid w:val="00964009"/>
    <w:rsid w:val="00966DFE"/>
    <w:rsid w:val="0097011E"/>
    <w:rsid w:val="009734E3"/>
    <w:rsid w:val="0097410C"/>
    <w:rsid w:val="00975B01"/>
    <w:rsid w:val="00986E44"/>
    <w:rsid w:val="0098744F"/>
    <w:rsid w:val="00990DBA"/>
    <w:rsid w:val="00992B3D"/>
    <w:rsid w:val="00992CAE"/>
    <w:rsid w:val="0099327C"/>
    <w:rsid w:val="00995C8F"/>
    <w:rsid w:val="00995D3E"/>
    <w:rsid w:val="009971AB"/>
    <w:rsid w:val="0099729B"/>
    <w:rsid w:val="0099746F"/>
    <w:rsid w:val="009A16C9"/>
    <w:rsid w:val="009A5598"/>
    <w:rsid w:val="009A78A9"/>
    <w:rsid w:val="009B2ECA"/>
    <w:rsid w:val="009B41F9"/>
    <w:rsid w:val="009B42D0"/>
    <w:rsid w:val="009B469F"/>
    <w:rsid w:val="009B59B5"/>
    <w:rsid w:val="009C3028"/>
    <w:rsid w:val="009D2C96"/>
    <w:rsid w:val="009D7AF0"/>
    <w:rsid w:val="009E2E55"/>
    <w:rsid w:val="009E348F"/>
    <w:rsid w:val="009F2F37"/>
    <w:rsid w:val="009F3600"/>
    <w:rsid w:val="009F3768"/>
    <w:rsid w:val="009F5ADB"/>
    <w:rsid w:val="009F688A"/>
    <w:rsid w:val="009F6DF4"/>
    <w:rsid w:val="00A070D5"/>
    <w:rsid w:val="00A1041F"/>
    <w:rsid w:val="00A10D5F"/>
    <w:rsid w:val="00A12AED"/>
    <w:rsid w:val="00A13378"/>
    <w:rsid w:val="00A16D47"/>
    <w:rsid w:val="00A17416"/>
    <w:rsid w:val="00A22C98"/>
    <w:rsid w:val="00A23C73"/>
    <w:rsid w:val="00A266BF"/>
    <w:rsid w:val="00A269AF"/>
    <w:rsid w:val="00A3255C"/>
    <w:rsid w:val="00A3326B"/>
    <w:rsid w:val="00A33ED3"/>
    <w:rsid w:val="00A355AD"/>
    <w:rsid w:val="00A35A05"/>
    <w:rsid w:val="00A35DF9"/>
    <w:rsid w:val="00A3641D"/>
    <w:rsid w:val="00A36C83"/>
    <w:rsid w:val="00A371A5"/>
    <w:rsid w:val="00A37D35"/>
    <w:rsid w:val="00A41564"/>
    <w:rsid w:val="00A41CC1"/>
    <w:rsid w:val="00A4746A"/>
    <w:rsid w:val="00A47DD7"/>
    <w:rsid w:val="00A6049F"/>
    <w:rsid w:val="00A620F6"/>
    <w:rsid w:val="00A62D07"/>
    <w:rsid w:val="00A6522C"/>
    <w:rsid w:val="00A65499"/>
    <w:rsid w:val="00A662E8"/>
    <w:rsid w:val="00A70CFE"/>
    <w:rsid w:val="00A72451"/>
    <w:rsid w:val="00A74114"/>
    <w:rsid w:val="00A762B7"/>
    <w:rsid w:val="00A775DE"/>
    <w:rsid w:val="00A81FB2"/>
    <w:rsid w:val="00A82423"/>
    <w:rsid w:val="00A828BD"/>
    <w:rsid w:val="00A8301D"/>
    <w:rsid w:val="00A8462A"/>
    <w:rsid w:val="00A84E5D"/>
    <w:rsid w:val="00A854CF"/>
    <w:rsid w:val="00A86316"/>
    <w:rsid w:val="00A92EE0"/>
    <w:rsid w:val="00A93A36"/>
    <w:rsid w:val="00AA0983"/>
    <w:rsid w:val="00AB0247"/>
    <w:rsid w:val="00AB5AD9"/>
    <w:rsid w:val="00AB7346"/>
    <w:rsid w:val="00AC0F49"/>
    <w:rsid w:val="00AC225F"/>
    <w:rsid w:val="00AC6E70"/>
    <w:rsid w:val="00AD0863"/>
    <w:rsid w:val="00AD1AFF"/>
    <w:rsid w:val="00AD209B"/>
    <w:rsid w:val="00AD69CF"/>
    <w:rsid w:val="00AD74C6"/>
    <w:rsid w:val="00AE0F2B"/>
    <w:rsid w:val="00AE3735"/>
    <w:rsid w:val="00AE3944"/>
    <w:rsid w:val="00AE4C4B"/>
    <w:rsid w:val="00AE521A"/>
    <w:rsid w:val="00AE6607"/>
    <w:rsid w:val="00AF064E"/>
    <w:rsid w:val="00AF10B1"/>
    <w:rsid w:val="00AF1604"/>
    <w:rsid w:val="00AF3B7F"/>
    <w:rsid w:val="00AF483F"/>
    <w:rsid w:val="00B006C8"/>
    <w:rsid w:val="00B01923"/>
    <w:rsid w:val="00B03F52"/>
    <w:rsid w:val="00B04133"/>
    <w:rsid w:val="00B04BF9"/>
    <w:rsid w:val="00B07C37"/>
    <w:rsid w:val="00B12074"/>
    <w:rsid w:val="00B14618"/>
    <w:rsid w:val="00B16EE5"/>
    <w:rsid w:val="00B175AB"/>
    <w:rsid w:val="00B21C82"/>
    <w:rsid w:val="00B22073"/>
    <w:rsid w:val="00B234AB"/>
    <w:rsid w:val="00B30F27"/>
    <w:rsid w:val="00B323FB"/>
    <w:rsid w:val="00B33EC7"/>
    <w:rsid w:val="00B34477"/>
    <w:rsid w:val="00B360D4"/>
    <w:rsid w:val="00B36675"/>
    <w:rsid w:val="00B37D9F"/>
    <w:rsid w:val="00B37EC9"/>
    <w:rsid w:val="00B44FD8"/>
    <w:rsid w:val="00B51D7E"/>
    <w:rsid w:val="00B53C37"/>
    <w:rsid w:val="00B56AB4"/>
    <w:rsid w:val="00B57300"/>
    <w:rsid w:val="00B57684"/>
    <w:rsid w:val="00B6006E"/>
    <w:rsid w:val="00B63025"/>
    <w:rsid w:val="00B64276"/>
    <w:rsid w:val="00B6574C"/>
    <w:rsid w:val="00B663E8"/>
    <w:rsid w:val="00B70033"/>
    <w:rsid w:val="00B74B47"/>
    <w:rsid w:val="00B75645"/>
    <w:rsid w:val="00B8463D"/>
    <w:rsid w:val="00B854C0"/>
    <w:rsid w:val="00B86C9C"/>
    <w:rsid w:val="00B9303D"/>
    <w:rsid w:val="00BA1340"/>
    <w:rsid w:val="00BA3EBF"/>
    <w:rsid w:val="00BA422B"/>
    <w:rsid w:val="00BA6E3C"/>
    <w:rsid w:val="00BA7097"/>
    <w:rsid w:val="00BA77E3"/>
    <w:rsid w:val="00BB0566"/>
    <w:rsid w:val="00BB0E9E"/>
    <w:rsid w:val="00BB1E5B"/>
    <w:rsid w:val="00BB2A11"/>
    <w:rsid w:val="00BB3CBF"/>
    <w:rsid w:val="00BB4C52"/>
    <w:rsid w:val="00BB720F"/>
    <w:rsid w:val="00BB7416"/>
    <w:rsid w:val="00BC0536"/>
    <w:rsid w:val="00BC0DE0"/>
    <w:rsid w:val="00BC11DF"/>
    <w:rsid w:val="00BC1A9A"/>
    <w:rsid w:val="00BC3952"/>
    <w:rsid w:val="00BD06B8"/>
    <w:rsid w:val="00BD13F4"/>
    <w:rsid w:val="00BD2D65"/>
    <w:rsid w:val="00BD34C4"/>
    <w:rsid w:val="00BD3586"/>
    <w:rsid w:val="00BD45C3"/>
    <w:rsid w:val="00BD518F"/>
    <w:rsid w:val="00BD533A"/>
    <w:rsid w:val="00BD5C68"/>
    <w:rsid w:val="00BD5CE7"/>
    <w:rsid w:val="00BD7CC7"/>
    <w:rsid w:val="00BE0132"/>
    <w:rsid w:val="00BE05E4"/>
    <w:rsid w:val="00BE3361"/>
    <w:rsid w:val="00BE48CD"/>
    <w:rsid w:val="00BF0D4C"/>
    <w:rsid w:val="00BF6930"/>
    <w:rsid w:val="00C05B84"/>
    <w:rsid w:val="00C13D85"/>
    <w:rsid w:val="00C1406D"/>
    <w:rsid w:val="00C21195"/>
    <w:rsid w:val="00C25782"/>
    <w:rsid w:val="00C25D19"/>
    <w:rsid w:val="00C27645"/>
    <w:rsid w:val="00C27AAA"/>
    <w:rsid w:val="00C31228"/>
    <w:rsid w:val="00C31EE7"/>
    <w:rsid w:val="00C33CC7"/>
    <w:rsid w:val="00C34314"/>
    <w:rsid w:val="00C37E3E"/>
    <w:rsid w:val="00C402FD"/>
    <w:rsid w:val="00C4181C"/>
    <w:rsid w:val="00C4316D"/>
    <w:rsid w:val="00C43509"/>
    <w:rsid w:val="00C56D41"/>
    <w:rsid w:val="00C611CE"/>
    <w:rsid w:val="00C612F5"/>
    <w:rsid w:val="00C63AE7"/>
    <w:rsid w:val="00C64E27"/>
    <w:rsid w:val="00C651CF"/>
    <w:rsid w:val="00C67CFA"/>
    <w:rsid w:val="00C767FE"/>
    <w:rsid w:val="00C779BD"/>
    <w:rsid w:val="00C8014C"/>
    <w:rsid w:val="00C813D6"/>
    <w:rsid w:val="00C83457"/>
    <w:rsid w:val="00C91D09"/>
    <w:rsid w:val="00C92198"/>
    <w:rsid w:val="00C92B69"/>
    <w:rsid w:val="00C92E17"/>
    <w:rsid w:val="00CA342F"/>
    <w:rsid w:val="00CA67E1"/>
    <w:rsid w:val="00CA68A1"/>
    <w:rsid w:val="00CA7687"/>
    <w:rsid w:val="00CB1A87"/>
    <w:rsid w:val="00CB2C0A"/>
    <w:rsid w:val="00CC29BB"/>
    <w:rsid w:val="00CC3101"/>
    <w:rsid w:val="00CC3C7F"/>
    <w:rsid w:val="00CC3E23"/>
    <w:rsid w:val="00CC491D"/>
    <w:rsid w:val="00CC4C43"/>
    <w:rsid w:val="00CC7F8E"/>
    <w:rsid w:val="00CD04A1"/>
    <w:rsid w:val="00CD2EE3"/>
    <w:rsid w:val="00CD53D8"/>
    <w:rsid w:val="00CE047B"/>
    <w:rsid w:val="00CE0A65"/>
    <w:rsid w:val="00CE5C42"/>
    <w:rsid w:val="00CE768E"/>
    <w:rsid w:val="00CF04B6"/>
    <w:rsid w:val="00CF2921"/>
    <w:rsid w:val="00CF4DA2"/>
    <w:rsid w:val="00CF4E0D"/>
    <w:rsid w:val="00CF512C"/>
    <w:rsid w:val="00CF600F"/>
    <w:rsid w:val="00D0142A"/>
    <w:rsid w:val="00D018A0"/>
    <w:rsid w:val="00D019F7"/>
    <w:rsid w:val="00D046B2"/>
    <w:rsid w:val="00D04A98"/>
    <w:rsid w:val="00D143FE"/>
    <w:rsid w:val="00D17FEC"/>
    <w:rsid w:val="00D22B0D"/>
    <w:rsid w:val="00D23B46"/>
    <w:rsid w:val="00D26EFC"/>
    <w:rsid w:val="00D27992"/>
    <w:rsid w:val="00D37257"/>
    <w:rsid w:val="00D40E7B"/>
    <w:rsid w:val="00D41B3B"/>
    <w:rsid w:val="00D54256"/>
    <w:rsid w:val="00D54849"/>
    <w:rsid w:val="00D55F0E"/>
    <w:rsid w:val="00D560B6"/>
    <w:rsid w:val="00D6070D"/>
    <w:rsid w:val="00D61B3C"/>
    <w:rsid w:val="00D648BA"/>
    <w:rsid w:val="00D706EA"/>
    <w:rsid w:val="00D81864"/>
    <w:rsid w:val="00D83437"/>
    <w:rsid w:val="00D851C9"/>
    <w:rsid w:val="00D85557"/>
    <w:rsid w:val="00D857AF"/>
    <w:rsid w:val="00D871CC"/>
    <w:rsid w:val="00D87427"/>
    <w:rsid w:val="00D93036"/>
    <w:rsid w:val="00D965A2"/>
    <w:rsid w:val="00DA170C"/>
    <w:rsid w:val="00DA3398"/>
    <w:rsid w:val="00DA3862"/>
    <w:rsid w:val="00DC152D"/>
    <w:rsid w:val="00DC1A61"/>
    <w:rsid w:val="00DC3E7A"/>
    <w:rsid w:val="00DC7C25"/>
    <w:rsid w:val="00DD0FF6"/>
    <w:rsid w:val="00DD1AA9"/>
    <w:rsid w:val="00DE1396"/>
    <w:rsid w:val="00DF21EA"/>
    <w:rsid w:val="00DF2A17"/>
    <w:rsid w:val="00DF6B97"/>
    <w:rsid w:val="00DF7E87"/>
    <w:rsid w:val="00E0153F"/>
    <w:rsid w:val="00E036E7"/>
    <w:rsid w:val="00E115B9"/>
    <w:rsid w:val="00E147FB"/>
    <w:rsid w:val="00E15B52"/>
    <w:rsid w:val="00E1644B"/>
    <w:rsid w:val="00E17C83"/>
    <w:rsid w:val="00E20364"/>
    <w:rsid w:val="00E20D1C"/>
    <w:rsid w:val="00E21360"/>
    <w:rsid w:val="00E215CA"/>
    <w:rsid w:val="00E259D2"/>
    <w:rsid w:val="00E26407"/>
    <w:rsid w:val="00E27F60"/>
    <w:rsid w:val="00E27FE0"/>
    <w:rsid w:val="00E30D34"/>
    <w:rsid w:val="00E3282C"/>
    <w:rsid w:val="00E35FDD"/>
    <w:rsid w:val="00E41F47"/>
    <w:rsid w:val="00E4224D"/>
    <w:rsid w:val="00E4497B"/>
    <w:rsid w:val="00E53182"/>
    <w:rsid w:val="00E55780"/>
    <w:rsid w:val="00E577C1"/>
    <w:rsid w:val="00E57973"/>
    <w:rsid w:val="00E60B24"/>
    <w:rsid w:val="00E62121"/>
    <w:rsid w:val="00E62D1B"/>
    <w:rsid w:val="00E6312A"/>
    <w:rsid w:val="00E66BA8"/>
    <w:rsid w:val="00E709E8"/>
    <w:rsid w:val="00E71AAA"/>
    <w:rsid w:val="00E739ED"/>
    <w:rsid w:val="00E76462"/>
    <w:rsid w:val="00E811BA"/>
    <w:rsid w:val="00E87514"/>
    <w:rsid w:val="00E93232"/>
    <w:rsid w:val="00E939BA"/>
    <w:rsid w:val="00E9493D"/>
    <w:rsid w:val="00E9564A"/>
    <w:rsid w:val="00E96398"/>
    <w:rsid w:val="00EA2C57"/>
    <w:rsid w:val="00EA4197"/>
    <w:rsid w:val="00EA7343"/>
    <w:rsid w:val="00EA7C5C"/>
    <w:rsid w:val="00EB4D3B"/>
    <w:rsid w:val="00EB518D"/>
    <w:rsid w:val="00EB61FA"/>
    <w:rsid w:val="00EB650C"/>
    <w:rsid w:val="00EB7388"/>
    <w:rsid w:val="00EC1E2F"/>
    <w:rsid w:val="00EC311A"/>
    <w:rsid w:val="00EC77F7"/>
    <w:rsid w:val="00ED0DBC"/>
    <w:rsid w:val="00ED22A9"/>
    <w:rsid w:val="00ED3C68"/>
    <w:rsid w:val="00ED6A6D"/>
    <w:rsid w:val="00EE5E0B"/>
    <w:rsid w:val="00EF716D"/>
    <w:rsid w:val="00F00998"/>
    <w:rsid w:val="00F03F40"/>
    <w:rsid w:val="00F11CFB"/>
    <w:rsid w:val="00F12231"/>
    <w:rsid w:val="00F123B3"/>
    <w:rsid w:val="00F1275B"/>
    <w:rsid w:val="00F1382C"/>
    <w:rsid w:val="00F1397E"/>
    <w:rsid w:val="00F2245D"/>
    <w:rsid w:val="00F240B8"/>
    <w:rsid w:val="00F25B04"/>
    <w:rsid w:val="00F3070A"/>
    <w:rsid w:val="00F321E3"/>
    <w:rsid w:val="00F3698C"/>
    <w:rsid w:val="00F4063E"/>
    <w:rsid w:val="00F42768"/>
    <w:rsid w:val="00F42D4B"/>
    <w:rsid w:val="00F44AA7"/>
    <w:rsid w:val="00F479EA"/>
    <w:rsid w:val="00F54B3C"/>
    <w:rsid w:val="00F57DBF"/>
    <w:rsid w:val="00F6000E"/>
    <w:rsid w:val="00F60243"/>
    <w:rsid w:val="00F66562"/>
    <w:rsid w:val="00F6677C"/>
    <w:rsid w:val="00F71231"/>
    <w:rsid w:val="00F72713"/>
    <w:rsid w:val="00F74798"/>
    <w:rsid w:val="00F74E68"/>
    <w:rsid w:val="00F76FC0"/>
    <w:rsid w:val="00F77DB7"/>
    <w:rsid w:val="00F80FB2"/>
    <w:rsid w:val="00F82850"/>
    <w:rsid w:val="00F82AE4"/>
    <w:rsid w:val="00F83472"/>
    <w:rsid w:val="00F874C8"/>
    <w:rsid w:val="00F923A2"/>
    <w:rsid w:val="00F934E9"/>
    <w:rsid w:val="00F97848"/>
    <w:rsid w:val="00FA0F91"/>
    <w:rsid w:val="00FA2C26"/>
    <w:rsid w:val="00FB1D43"/>
    <w:rsid w:val="00FB3E66"/>
    <w:rsid w:val="00FC1F11"/>
    <w:rsid w:val="00FC59C2"/>
    <w:rsid w:val="00FC5A8F"/>
    <w:rsid w:val="00FC7A57"/>
    <w:rsid w:val="00FD0EA9"/>
    <w:rsid w:val="00FE1A63"/>
    <w:rsid w:val="00FE3BEE"/>
    <w:rsid w:val="00FE7232"/>
    <w:rsid w:val="00FF1537"/>
    <w:rsid w:val="00FF33B6"/>
    <w:rsid w:val="00FF493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D0491"/>
  <w15:chartTrackingRefBased/>
  <w15:docId w15:val="{1E7703BE-D7A4-4D2D-950E-87110CDA4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6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64E2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393F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222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C1A6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4E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4E27"/>
    <w:rPr>
      <w:rFonts w:ascii="Segoe UI" w:hAnsi="Segoe UI" w:cs="Segoe UI"/>
      <w:sz w:val="18"/>
      <w:szCs w:val="18"/>
    </w:rPr>
  </w:style>
  <w:style w:type="character" w:customStyle="1" w:styleId="Heading2Char">
    <w:name w:val="Heading 2 Char"/>
    <w:basedOn w:val="DefaultParagraphFont"/>
    <w:link w:val="Heading2"/>
    <w:uiPriority w:val="9"/>
    <w:rsid w:val="00C64E27"/>
    <w:rPr>
      <w:rFonts w:ascii="Times New Roman" w:eastAsia="Times New Roman" w:hAnsi="Times New Roman" w:cs="Times New Roman"/>
      <w:b/>
      <w:bCs/>
      <w:sz w:val="36"/>
      <w:szCs w:val="36"/>
      <w:lang w:eastAsia="en-GB"/>
    </w:rPr>
  </w:style>
  <w:style w:type="paragraph" w:styleId="NormalWeb">
    <w:name w:val="Normal (Web)"/>
    <w:basedOn w:val="Normal"/>
    <w:link w:val="NormalWebChar"/>
    <w:uiPriority w:val="99"/>
    <w:unhideWhenUsed/>
    <w:rsid w:val="00C64E2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C64E27"/>
    <w:rPr>
      <w:color w:val="0000FF"/>
      <w:u w:val="single"/>
    </w:rPr>
  </w:style>
  <w:style w:type="character" w:customStyle="1" w:styleId="NormalWebChar">
    <w:name w:val="Normal (Web) Char"/>
    <w:basedOn w:val="DefaultParagraphFont"/>
    <w:link w:val="NormalWeb"/>
    <w:uiPriority w:val="99"/>
    <w:rsid w:val="00C64E27"/>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692DFE"/>
    <w:pPr>
      <w:ind w:left="720"/>
      <w:contextualSpacing/>
    </w:pPr>
  </w:style>
  <w:style w:type="character" w:styleId="CommentReference">
    <w:name w:val="annotation reference"/>
    <w:basedOn w:val="DefaultParagraphFont"/>
    <w:uiPriority w:val="99"/>
    <w:semiHidden/>
    <w:unhideWhenUsed/>
    <w:rsid w:val="00546976"/>
    <w:rPr>
      <w:sz w:val="16"/>
      <w:szCs w:val="16"/>
    </w:rPr>
  </w:style>
  <w:style w:type="paragraph" w:styleId="CommentText">
    <w:name w:val="annotation text"/>
    <w:basedOn w:val="Normal"/>
    <w:link w:val="CommentTextChar"/>
    <w:uiPriority w:val="99"/>
    <w:semiHidden/>
    <w:unhideWhenUsed/>
    <w:rsid w:val="00546976"/>
    <w:pPr>
      <w:spacing w:line="240" w:lineRule="auto"/>
    </w:pPr>
    <w:rPr>
      <w:sz w:val="20"/>
      <w:szCs w:val="20"/>
    </w:rPr>
  </w:style>
  <w:style w:type="character" w:customStyle="1" w:styleId="CommentTextChar">
    <w:name w:val="Comment Text Char"/>
    <w:basedOn w:val="DefaultParagraphFont"/>
    <w:link w:val="CommentText"/>
    <w:uiPriority w:val="99"/>
    <w:semiHidden/>
    <w:rsid w:val="00546976"/>
    <w:rPr>
      <w:sz w:val="20"/>
      <w:szCs w:val="20"/>
    </w:rPr>
  </w:style>
  <w:style w:type="paragraph" w:styleId="CommentSubject">
    <w:name w:val="annotation subject"/>
    <w:basedOn w:val="CommentText"/>
    <w:next w:val="CommentText"/>
    <w:link w:val="CommentSubjectChar"/>
    <w:uiPriority w:val="99"/>
    <w:semiHidden/>
    <w:unhideWhenUsed/>
    <w:rsid w:val="00780026"/>
    <w:rPr>
      <w:b/>
      <w:bCs/>
    </w:rPr>
  </w:style>
  <w:style w:type="character" w:customStyle="1" w:styleId="CommentSubjectChar">
    <w:name w:val="Comment Subject Char"/>
    <w:basedOn w:val="CommentTextChar"/>
    <w:link w:val="CommentSubject"/>
    <w:uiPriority w:val="99"/>
    <w:semiHidden/>
    <w:rsid w:val="00780026"/>
    <w:rPr>
      <w:b/>
      <w:bCs/>
      <w:sz w:val="20"/>
      <w:szCs w:val="20"/>
    </w:rPr>
  </w:style>
  <w:style w:type="character" w:customStyle="1" w:styleId="Heading3Char">
    <w:name w:val="Heading 3 Char"/>
    <w:basedOn w:val="DefaultParagraphFont"/>
    <w:link w:val="Heading3"/>
    <w:uiPriority w:val="9"/>
    <w:rsid w:val="00393F76"/>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D1EC4"/>
    <w:rPr>
      <w:color w:val="605E5C"/>
      <w:shd w:val="clear" w:color="auto" w:fill="E1DFDD"/>
    </w:rPr>
  </w:style>
  <w:style w:type="character" w:customStyle="1" w:styleId="Heading4Char">
    <w:name w:val="Heading 4 Char"/>
    <w:basedOn w:val="DefaultParagraphFont"/>
    <w:link w:val="Heading4"/>
    <w:uiPriority w:val="9"/>
    <w:rsid w:val="002A2224"/>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2A2224"/>
    <w:rPr>
      <w:i/>
      <w:iCs/>
    </w:rPr>
  </w:style>
  <w:style w:type="paragraph" w:styleId="HTMLPreformatted">
    <w:name w:val="HTML Preformatted"/>
    <w:basedOn w:val="Normal"/>
    <w:link w:val="HTMLPreformattedChar"/>
    <w:uiPriority w:val="99"/>
    <w:unhideWhenUsed/>
    <w:rsid w:val="0018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82160"/>
    <w:rPr>
      <w:rFonts w:ascii="Courier New" w:eastAsia="Times New Roman" w:hAnsi="Courier New" w:cs="Courier New"/>
      <w:sz w:val="20"/>
      <w:szCs w:val="20"/>
      <w:lang w:eastAsia="en-GB"/>
    </w:rPr>
  </w:style>
  <w:style w:type="character" w:customStyle="1" w:styleId="gd15mcfceub">
    <w:name w:val="gd15mcfceub"/>
    <w:basedOn w:val="DefaultParagraphFont"/>
    <w:rsid w:val="00016455"/>
  </w:style>
  <w:style w:type="character" w:customStyle="1" w:styleId="Heading5Char">
    <w:name w:val="Heading 5 Char"/>
    <w:basedOn w:val="DefaultParagraphFont"/>
    <w:link w:val="Heading5"/>
    <w:uiPriority w:val="9"/>
    <w:rsid w:val="00DC1A61"/>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1722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42427"/>
    <w:rPr>
      <w:b/>
      <w:bCs/>
    </w:rPr>
  </w:style>
  <w:style w:type="paragraph" w:styleId="Header">
    <w:name w:val="header"/>
    <w:basedOn w:val="Normal"/>
    <w:link w:val="HeaderChar"/>
    <w:uiPriority w:val="99"/>
    <w:unhideWhenUsed/>
    <w:rsid w:val="008C7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1E2"/>
  </w:style>
  <w:style w:type="paragraph" w:styleId="Footer">
    <w:name w:val="footer"/>
    <w:basedOn w:val="Normal"/>
    <w:link w:val="FooterChar"/>
    <w:uiPriority w:val="99"/>
    <w:unhideWhenUsed/>
    <w:rsid w:val="008C7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1E2"/>
  </w:style>
  <w:style w:type="paragraph" w:customStyle="1" w:styleId="EndNoteBibliographyTitle">
    <w:name w:val="EndNote Bibliography Title"/>
    <w:basedOn w:val="Normal"/>
    <w:link w:val="EndNoteBibliographyTitleChar"/>
    <w:rsid w:val="00F66562"/>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F66562"/>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F66562"/>
    <w:pPr>
      <w:spacing w:line="240" w:lineRule="auto"/>
      <w:jc w:val="both"/>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F66562"/>
    <w:rPr>
      <w:rFonts w:ascii="Times New Roman" w:hAnsi="Times New Roman" w:cs="Times New Roman"/>
      <w:noProof/>
      <w:sz w:val="24"/>
      <w:lang w:val="en-US"/>
    </w:rPr>
  </w:style>
  <w:style w:type="paragraph" w:styleId="NoSpacing">
    <w:name w:val="No Spacing"/>
    <w:link w:val="NoSpacingChar"/>
    <w:uiPriority w:val="1"/>
    <w:qFormat/>
    <w:rsid w:val="009D2C96"/>
    <w:pPr>
      <w:spacing w:after="0" w:line="240" w:lineRule="auto"/>
    </w:pPr>
    <w:rPr>
      <w:rFonts w:eastAsiaTheme="minorEastAsia"/>
      <w:lang w:val="de-DE" w:eastAsia="de-DE"/>
    </w:rPr>
  </w:style>
  <w:style w:type="character" w:customStyle="1" w:styleId="NoSpacingChar">
    <w:name w:val="No Spacing Char"/>
    <w:basedOn w:val="DefaultParagraphFont"/>
    <w:link w:val="NoSpacing"/>
    <w:uiPriority w:val="1"/>
    <w:rsid w:val="009D2C96"/>
    <w:rPr>
      <w:rFonts w:eastAsiaTheme="minorEastAsia"/>
      <w:lang w:val="de-DE" w:eastAsia="de-DE"/>
    </w:rPr>
  </w:style>
  <w:style w:type="paragraph" w:styleId="Title">
    <w:name w:val="Title"/>
    <w:basedOn w:val="Normal"/>
    <w:next w:val="Normal"/>
    <w:link w:val="TitleChar"/>
    <w:uiPriority w:val="10"/>
    <w:qFormat/>
    <w:rsid w:val="009D2C96"/>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9D2C96"/>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436AC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36ACA"/>
    <w:pPr>
      <w:outlineLvl w:val="9"/>
    </w:pPr>
    <w:rPr>
      <w:lang w:val="en-US"/>
    </w:rPr>
  </w:style>
  <w:style w:type="paragraph" w:styleId="TOC2">
    <w:name w:val="toc 2"/>
    <w:basedOn w:val="Normal"/>
    <w:next w:val="Normal"/>
    <w:autoRedefine/>
    <w:uiPriority w:val="39"/>
    <w:unhideWhenUsed/>
    <w:rsid w:val="00436ACA"/>
    <w:pPr>
      <w:spacing w:after="100"/>
      <w:ind w:left="220"/>
    </w:pPr>
  </w:style>
  <w:style w:type="paragraph" w:styleId="TOC3">
    <w:name w:val="toc 3"/>
    <w:basedOn w:val="Normal"/>
    <w:next w:val="Normal"/>
    <w:autoRedefine/>
    <w:uiPriority w:val="39"/>
    <w:unhideWhenUsed/>
    <w:rsid w:val="00436AC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360413">
      <w:bodyDiv w:val="1"/>
      <w:marLeft w:val="0"/>
      <w:marRight w:val="0"/>
      <w:marTop w:val="0"/>
      <w:marBottom w:val="0"/>
      <w:divBdr>
        <w:top w:val="none" w:sz="0" w:space="0" w:color="auto"/>
        <w:left w:val="none" w:sz="0" w:space="0" w:color="auto"/>
        <w:bottom w:val="none" w:sz="0" w:space="0" w:color="auto"/>
        <w:right w:val="none" w:sz="0" w:space="0" w:color="auto"/>
      </w:divBdr>
    </w:div>
    <w:div w:id="443690729">
      <w:bodyDiv w:val="1"/>
      <w:marLeft w:val="0"/>
      <w:marRight w:val="0"/>
      <w:marTop w:val="0"/>
      <w:marBottom w:val="0"/>
      <w:divBdr>
        <w:top w:val="none" w:sz="0" w:space="0" w:color="auto"/>
        <w:left w:val="none" w:sz="0" w:space="0" w:color="auto"/>
        <w:bottom w:val="none" w:sz="0" w:space="0" w:color="auto"/>
        <w:right w:val="none" w:sz="0" w:space="0" w:color="auto"/>
      </w:divBdr>
    </w:div>
    <w:div w:id="472481163">
      <w:bodyDiv w:val="1"/>
      <w:marLeft w:val="0"/>
      <w:marRight w:val="0"/>
      <w:marTop w:val="0"/>
      <w:marBottom w:val="0"/>
      <w:divBdr>
        <w:top w:val="none" w:sz="0" w:space="0" w:color="auto"/>
        <w:left w:val="none" w:sz="0" w:space="0" w:color="auto"/>
        <w:bottom w:val="none" w:sz="0" w:space="0" w:color="auto"/>
        <w:right w:val="none" w:sz="0" w:space="0" w:color="auto"/>
      </w:divBdr>
    </w:div>
    <w:div w:id="498473150">
      <w:bodyDiv w:val="1"/>
      <w:marLeft w:val="0"/>
      <w:marRight w:val="0"/>
      <w:marTop w:val="0"/>
      <w:marBottom w:val="0"/>
      <w:divBdr>
        <w:top w:val="none" w:sz="0" w:space="0" w:color="auto"/>
        <w:left w:val="none" w:sz="0" w:space="0" w:color="auto"/>
        <w:bottom w:val="none" w:sz="0" w:space="0" w:color="auto"/>
        <w:right w:val="none" w:sz="0" w:space="0" w:color="auto"/>
      </w:divBdr>
    </w:div>
    <w:div w:id="513039202">
      <w:bodyDiv w:val="1"/>
      <w:marLeft w:val="0"/>
      <w:marRight w:val="0"/>
      <w:marTop w:val="0"/>
      <w:marBottom w:val="0"/>
      <w:divBdr>
        <w:top w:val="none" w:sz="0" w:space="0" w:color="auto"/>
        <w:left w:val="none" w:sz="0" w:space="0" w:color="auto"/>
        <w:bottom w:val="none" w:sz="0" w:space="0" w:color="auto"/>
        <w:right w:val="none" w:sz="0" w:space="0" w:color="auto"/>
      </w:divBdr>
    </w:div>
    <w:div w:id="534541188">
      <w:bodyDiv w:val="1"/>
      <w:marLeft w:val="0"/>
      <w:marRight w:val="0"/>
      <w:marTop w:val="0"/>
      <w:marBottom w:val="0"/>
      <w:divBdr>
        <w:top w:val="none" w:sz="0" w:space="0" w:color="auto"/>
        <w:left w:val="none" w:sz="0" w:space="0" w:color="auto"/>
        <w:bottom w:val="none" w:sz="0" w:space="0" w:color="auto"/>
        <w:right w:val="none" w:sz="0" w:space="0" w:color="auto"/>
      </w:divBdr>
    </w:div>
    <w:div w:id="537200794">
      <w:bodyDiv w:val="1"/>
      <w:marLeft w:val="0"/>
      <w:marRight w:val="0"/>
      <w:marTop w:val="0"/>
      <w:marBottom w:val="0"/>
      <w:divBdr>
        <w:top w:val="none" w:sz="0" w:space="0" w:color="auto"/>
        <w:left w:val="none" w:sz="0" w:space="0" w:color="auto"/>
        <w:bottom w:val="none" w:sz="0" w:space="0" w:color="auto"/>
        <w:right w:val="none" w:sz="0" w:space="0" w:color="auto"/>
      </w:divBdr>
    </w:div>
    <w:div w:id="592594628">
      <w:bodyDiv w:val="1"/>
      <w:marLeft w:val="0"/>
      <w:marRight w:val="0"/>
      <w:marTop w:val="0"/>
      <w:marBottom w:val="0"/>
      <w:divBdr>
        <w:top w:val="none" w:sz="0" w:space="0" w:color="auto"/>
        <w:left w:val="none" w:sz="0" w:space="0" w:color="auto"/>
        <w:bottom w:val="none" w:sz="0" w:space="0" w:color="auto"/>
        <w:right w:val="none" w:sz="0" w:space="0" w:color="auto"/>
      </w:divBdr>
    </w:div>
    <w:div w:id="594704394">
      <w:bodyDiv w:val="1"/>
      <w:marLeft w:val="0"/>
      <w:marRight w:val="0"/>
      <w:marTop w:val="0"/>
      <w:marBottom w:val="0"/>
      <w:divBdr>
        <w:top w:val="none" w:sz="0" w:space="0" w:color="auto"/>
        <w:left w:val="none" w:sz="0" w:space="0" w:color="auto"/>
        <w:bottom w:val="none" w:sz="0" w:space="0" w:color="auto"/>
        <w:right w:val="none" w:sz="0" w:space="0" w:color="auto"/>
      </w:divBdr>
    </w:div>
    <w:div w:id="695468379">
      <w:bodyDiv w:val="1"/>
      <w:marLeft w:val="0"/>
      <w:marRight w:val="0"/>
      <w:marTop w:val="0"/>
      <w:marBottom w:val="0"/>
      <w:divBdr>
        <w:top w:val="none" w:sz="0" w:space="0" w:color="auto"/>
        <w:left w:val="none" w:sz="0" w:space="0" w:color="auto"/>
        <w:bottom w:val="none" w:sz="0" w:space="0" w:color="auto"/>
        <w:right w:val="none" w:sz="0" w:space="0" w:color="auto"/>
      </w:divBdr>
    </w:div>
    <w:div w:id="705716077">
      <w:bodyDiv w:val="1"/>
      <w:marLeft w:val="0"/>
      <w:marRight w:val="0"/>
      <w:marTop w:val="0"/>
      <w:marBottom w:val="0"/>
      <w:divBdr>
        <w:top w:val="none" w:sz="0" w:space="0" w:color="auto"/>
        <w:left w:val="none" w:sz="0" w:space="0" w:color="auto"/>
        <w:bottom w:val="none" w:sz="0" w:space="0" w:color="auto"/>
        <w:right w:val="none" w:sz="0" w:space="0" w:color="auto"/>
      </w:divBdr>
    </w:div>
    <w:div w:id="1378626933">
      <w:bodyDiv w:val="1"/>
      <w:marLeft w:val="0"/>
      <w:marRight w:val="0"/>
      <w:marTop w:val="0"/>
      <w:marBottom w:val="0"/>
      <w:divBdr>
        <w:top w:val="none" w:sz="0" w:space="0" w:color="auto"/>
        <w:left w:val="none" w:sz="0" w:space="0" w:color="auto"/>
        <w:bottom w:val="none" w:sz="0" w:space="0" w:color="auto"/>
        <w:right w:val="none" w:sz="0" w:space="0" w:color="auto"/>
      </w:divBdr>
    </w:div>
    <w:div w:id="1528103911">
      <w:bodyDiv w:val="1"/>
      <w:marLeft w:val="0"/>
      <w:marRight w:val="0"/>
      <w:marTop w:val="0"/>
      <w:marBottom w:val="0"/>
      <w:divBdr>
        <w:top w:val="none" w:sz="0" w:space="0" w:color="auto"/>
        <w:left w:val="none" w:sz="0" w:space="0" w:color="auto"/>
        <w:bottom w:val="none" w:sz="0" w:space="0" w:color="auto"/>
        <w:right w:val="none" w:sz="0" w:space="0" w:color="auto"/>
      </w:divBdr>
    </w:div>
    <w:div w:id="1771972818">
      <w:bodyDiv w:val="1"/>
      <w:marLeft w:val="0"/>
      <w:marRight w:val="0"/>
      <w:marTop w:val="0"/>
      <w:marBottom w:val="0"/>
      <w:divBdr>
        <w:top w:val="none" w:sz="0" w:space="0" w:color="auto"/>
        <w:left w:val="none" w:sz="0" w:space="0" w:color="auto"/>
        <w:bottom w:val="none" w:sz="0" w:space="0" w:color="auto"/>
        <w:right w:val="none" w:sz="0" w:space="0" w:color="auto"/>
      </w:divBdr>
    </w:div>
    <w:div w:id="2063669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2" Type="http://schemas.openxmlformats.org/officeDocument/2006/relationships/hyperlink" Target="https://www.cell.com/cell-metabolism/pdf/S1550-4131(17)30220-6.pdf" TargetMode="External"/><Relationship Id="rId1"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4" Type="http://schemas.openxmlformats.org/officeDocument/2006/relationships/hyperlink" Target="https://journals-physiology-org.ezproxy.ub.unimaas.nl/doi/full/10.1152/ajpendo.90558.200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6084/m9.figshare.10048508.v1"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hmp2-data.stanford.edu/"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zenodo.org/record/3667670"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www.bioconductor.org/help/course-materials/2017/BioC2017/Day1/Workshops/Microbiome/MicrobiomeWorkflowI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14BE21-4ED5-4869-8E65-EF205163E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36</Pages>
  <Words>18933</Words>
  <Characters>107922</Characters>
  <Application>Microsoft Office Word</Application>
  <DocSecurity>0</DocSecurity>
  <Lines>899</Lines>
  <Paragraphs>253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 De Oliveira</dc:creator>
  <cp:keywords/>
  <dc:description/>
  <cp:lastModifiedBy>Sabrina De Oliveira</cp:lastModifiedBy>
  <cp:revision>17</cp:revision>
  <cp:lastPrinted>2020-06-19T14:05:00Z</cp:lastPrinted>
  <dcterms:created xsi:type="dcterms:W3CDTF">2020-06-29T12:02:00Z</dcterms:created>
  <dcterms:modified xsi:type="dcterms:W3CDTF">2020-07-01T14:29:00Z</dcterms:modified>
</cp:coreProperties>
</file>